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CED341" w14:textId="444AC3BF" w:rsidR="00E7406F" w:rsidRPr="00E7406F" w:rsidRDefault="00E7406F" w:rsidP="00E7406F">
      <w:pPr>
        <w:suppressAutoHyphens/>
        <w:spacing w:line="240" w:lineRule="auto"/>
        <w:contextualSpacing/>
        <w:jc w:val="center"/>
        <w:rPr>
          <w:rFonts w:eastAsia="Times New Roman" w:cs="Times New Roman"/>
          <w:b/>
          <w:szCs w:val="24"/>
        </w:rPr>
      </w:pPr>
      <w:r w:rsidRPr="00E7406F">
        <w:rPr>
          <w:rFonts w:eastAsia="Times New Roman" w:cs="Times New Roman"/>
          <w:b/>
          <w:szCs w:val="24"/>
        </w:rPr>
        <w:t xml:space="preserve">Detecting Government Fraud Using </w:t>
      </w:r>
      <w:r w:rsidR="00AF3B5B">
        <w:rPr>
          <w:rFonts w:eastAsia="Times New Roman" w:cs="Times New Roman"/>
          <w:b/>
          <w:szCs w:val="24"/>
        </w:rPr>
        <w:t>Semi</w:t>
      </w:r>
      <w:r w:rsidR="00417474">
        <w:rPr>
          <w:rFonts w:eastAsia="Times New Roman" w:cs="Times New Roman"/>
          <w:b/>
          <w:szCs w:val="24"/>
        </w:rPr>
        <w:t>-</w:t>
      </w:r>
      <w:r w:rsidR="00AF3B5B">
        <w:rPr>
          <w:rFonts w:eastAsia="Times New Roman" w:cs="Times New Roman"/>
          <w:b/>
          <w:szCs w:val="24"/>
        </w:rPr>
        <w:t>S</w:t>
      </w:r>
      <w:r w:rsidRPr="00E7406F">
        <w:rPr>
          <w:rFonts w:eastAsia="Times New Roman" w:cs="Times New Roman"/>
          <w:b/>
          <w:szCs w:val="24"/>
        </w:rPr>
        <w:t>upervised Machine Learning</w:t>
      </w:r>
    </w:p>
    <w:p w14:paraId="118B5575" w14:textId="77777777" w:rsidR="00E7406F" w:rsidRPr="00E7406F" w:rsidRDefault="00E7406F" w:rsidP="00E7406F">
      <w:pPr>
        <w:suppressAutoHyphens/>
        <w:spacing w:line="240" w:lineRule="auto"/>
        <w:contextualSpacing/>
        <w:jc w:val="center"/>
        <w:rPr>
          <w:rFonts w:eastAsia="Times New Roman" w:cs="Times New Roman"/>
          <w:szCs w:val="24"/>
        </w:rPr>
      </w:pPr>
    </w:p>
    <w:p w14:paraId="295A321C" w14:textId="77777777" w:rsidR="00E7406F" w:rsidRPr="00E7406F" w:rsidRDefault="00E7406F" w:rsidP="00E7406F">
      <w:pPr>
        <w:suppressAutoHyphens/>
        <w:spacing w:line="240" w:lineRule="auto"/>
        <w:contextualSpacing/>
        <w:jc w:val="center"/>
        <w:rPr>
          <w:rFonts w:eastAsia="Times New Roman" w:cs="Times New Roman"/>
          <w:szCs w:val="24"/>
        </w:rPr>
      </w:pPr>
    </w:p>
    <w:p w14:paraId="04413664" w14:textId="77777777" w:rsidR="00E7406F" w:rsidRPr="00E7406F" w:rsidRDefault="00E7406F" w:rsidP="00E7406F">
      <w:pPr>
        <w:suppressAutoHyphens/>
        <w:spacing w:line="240" w:lineRule="auto"/>
        <w:contextualSpacing/>
        <w:jc w:val="center"/>
        <w:rPr>
          <w:rFonts w:eastAsia="Times New Roman" w:cs="Times New Roman"/>
          <w:szCs w:val="24"/>
        </w:rPr>
      </w:pPr>
    </w:p>
    <w:p w14:paraId="54D0421D" w14:textId="77777777" w:rsidR="00E7406F" w:rsidRPr="00E7406F" w:rsidRDefault="00E7406F" w:rsidP="00E7406F">
      <w:pPr>
        <w:suppressAutoHyphens/>
        <w:spacing w:line="240" w:lineRule="auto"/>
        <w:contextualSpacing/>
        <w:jc w:val="center"/>
        <w:rPr>
          <w:rFonts w:eastAsia="Times New Roman" w:cs="Times New Roman"/>
          <w:szCs w:val="24"/>
        </w:rPr>
      </w:pPr>
    </w:p>
    <w:p w14:paraId="54853DAF" w14:textId="29C5DD3B"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 xml:space="preserve">Dissertation </w:t>
      </w:r>
      <w:r w:rsidR="00AF3B5B">
        <w:rPr>
          <w:rFonts w:eastAsia="Times New Roman" w:cs="Times New Roman"/>
          <w:szCs w:val="24"/>
        </w:rPr>
        <w:t>Proposal</w:t>
      </w:r>
    </w:p>
    <w:p w14:paraId="169C32AD" w14:textId="77777777" w:rsidR="00E7406F" w:rsidRPr="00E7406F" w:rsidRDefault="00E7406F" w:rsidP="00E7406F">
      <w:pPr>
        <w:suppressAutoHyphens/>
        <w:spacing w:line="240" w:lineRule="auto"/>
        <w:contextualSpacing/>
        <w:jc w:val="center"/>
        <w:rPr>
          <w:rFonts w:eastAsia="Times New Roman" w:cs="Times New Roman"/>
          <w:szCs w:val="24"/>
        </w:rPr>
      </w:pPr>
    </w:p>
    <w:p w14:paraId="0150D0FF" w14:textId="77777777" w:rsidR="00E7406F" w:rsidRPr="00E7406F" w:rsidRDefault="00E7406F" w:rsidP="00E7406F">
      <w:pPr>
        <w:suppressAutoHyphens/>
        <w:spacing w:line="240" w:lineRule="auto"/>
        <w:contextualSpacing/>
        <w:jc w:val="center"/>
        <w:rPr>
          <w:rFonts w:eastAsia="Times New Roman" w:cs="Times New Roman"/>
          <w:szCs w:val="24"/>
        </w:rPr>
      </w:pPr>
    </w:p>
    <w:p w14:paraId="146E7851" w14:textId="77777777" w:rsidR="00E7406F" w:rsidRPr="00E7406F" w:rsidRDefault="00E7406F" w:rsidP="00E7406F">
      <w:pPr>
        <w:suppressAutoHyphens/>
        <w:spacing w:line="240" w:lineRule="auto"/>
        <w:contextualSpacing/>
        <w:jc w:val="center"/>
        <w:rPr>
          <w:rFonts w:eastAsia="Times New Roman" w:cs="Times New Roman"/>
          <w:b/>
          <w:szCs w:val="24"/>
        </w:rPr>
      </w:pPr>
    </w:p>
    <w:p w14:paraId="6D0A7F4F"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Submitted to National University</w:t>
      </w:r>
    </w:p>
    <w:p w14:paraId="46C2F4C5" w14:textId="77777777" w:rsidR="00E7406F" w:rsidRPr="00E7406F" w:rsidRDefault="00E7406F" w:rsidP="00E7406F">
      <w:pPr>
        <w:suppressAutoHyphens/>
        <w:spacing w:line="240" w:lineRule="auto"/>
        <w:contextualSpacing/>
        <w:jc w:val="center"/>
        <w:rPr>
          <w:rFonts w:eastAsia="Times New Roman" w:cs="Times New Roman"/>
          <w:szCs w:val="24"/>
        </w:rPr>
      </w:pPr>
    </w:p>
    <w:p w14:paraId="4034FD90"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School of Technology and Engineering</w:t>
      </w:r>
    </w:p>
    <w:p w14:paraId="4BF0488A" w14:textId="77777777" w:rsidR="00E7406F" w:rsidRPr="00E7406F" w:rsidRDefault="00E7406F" w:rsidP="00E7406F">
      <w:pPr>
        <w:suppressAutoHyphens/>
        <w:spacing w:line="240" w:lineRule="auto"/>
        <w:contextualSpacing/>
        <w:jc w:val="center"/>
        <w:rPr>
          <w:rFonts w:eastAsia="Times New Roman" w:cs="Times New Roman"/>
          <w:szCs w:val="24"/>
        </w:rPr>
      </w:pPr>
    </w:p>
    <w:p w14:paraId="5C1BBE0F"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in Partial Fulfillment of the</w:t>
      </w:r>
    </w:p>
    <w:p w14:paraId="2F571CD1" w14:textId="77777777" w:rsidR="00E7406F" w:rsidRPr="00E7406F" w:rsidRDefault="00E7406F" w:rsidP="00E7406F">
      <w:pPr>
        <w:suppressAutoHyphens/>
        <w:spacing w:line="240" w:lineRule="auto"/>
        <w:contextualSpacing/>
        <w:jc w:val="center"/>
        <w:rPr>
          <w:rFonts w:eastAsia="Times New Roman" w:cs="Times New Roman"/>
          <w:szCs w:val="24"/>
        </w:rPr>
      </w:pPr>
    </w:p>
    <w:p w14:paraId="3BF94FD3"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Requirements for the Degree of</w:t>
      </w:r>
    </w:p>
    <w:p w14:paraId="66781995" w14:textId="77777777" w:rsidR="00E7406F" w:rsidRPr="00E7406F" w:rsidRDefault="00E7406F" w:rsidP="00E7406F">
      <w:pPr>
        <w:suppressAutoHyphens/>
        <w:spacing w:line="240" w:lineRule="auto"/>
        <w:contextualSpacing/>
        <w:jc w:val="center"/>
        <w:rPr>
          <w:rFonts w:eastAsia="Times New Roman" w:cs="Times New Roman"/>
          <w:szCs w:val="24"/>
        </w:rPr>
      </w:pPr>
    </w:p>
    <w:p w14:paraId="287A515B"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DOCTOR OF</w:t>
      </w:r>
      <w:r w:rsidRPr="00E7406F">
        <w:rPr>
          <w:rFonts w:eastAsia="Times New Roman" w:cs="Times New Roman"/>
          <w:b/>
          <w:szCs w:val="24"/>
        </w:rPr>
        <w:t xml:space="preserve"> </w:t>
      </w:r>
      <w:r w:rsidRPr="00E7406F">
        <w:rPr>
          <w:rFonts w:eastAsia="Times New Roman" w:cs="Times New Roman"/>
          <w:szCs w:val="24"/>
        </w:rPr>
        <w:t>PHILOSOPHY</w:t>
      </w:r>
    </w:p>
    <w:p w14:paraId="778FDCEF" w14:textId="77777777" w:rsidR="00E7406F" w:rsidRPr="00E7406F" w:rsidRDefault="00E7406F" w:rsidP="00E7406F">
      <w:pPr>
        <w:suppressAutoHyphens/>
        <w:spacing w:line="240" w:lineRule="auto"/>
        <w:contextualSpacing/>
        <w:jc w:val="center"/>
        <w:rPr>
          <w:rFonts w:eastAsia="Times New Roman" w:cs="Times New Roman"/>
          <w:szCs w:val="24"/>
        </w:rPr>
      </w:pPr>
    </w:p>
    <w:p w14:paraId="651BA499" w14:textId="77777777" w:rsidR="00E7406F" w:rsidRPr="00E7406F" w:rsidRDefault="00E7406F" w:rsidP="00E7406F">
      <w:pPr>
        <w:suppressAutoHyphens/>
        <w:spacing w:line="240" w:lineRule="auto"/>
        <w:contextualSpacing/>
        <w:jc w:val="center"/>
        <w:rPr>
          <w:rFonts w:eastAsia="Times New Roman" w:cs="Times New Roman"/>
          <w:szCs w:val="24"/>
        </w:rPr>
      </w:pPr>
    </w:p>
    <w:p w14:paraId="70867173" w14:textId="77777777" w:rsidR="00E7406F" w:rsidRPr="00E7406F" w:rsidRDefault="00E7406F" w:rsidP="00E7406F">
      <w:pPr>
        <w:suppressAutoHyphens/>
        <w:spacing w:line="240" w:lineRule="auto"/>
        <w:contextualSpacing/>
        <w:jc w:val="center"/>
        <w:rPr>
          <w:rFonts w:eastAsia="Times New Roman" w:cs="Times New Roman"/>
          <w:szCs w:val="24"/>
        </w:rPr>
      </w:pPr>
    </w:p>
    <w:p w14:paraId="70BB29E2" w14:textId="77777777" w:rsidR="00E7406F" w:rsidRPr="00E7406F" w:rsidRDefault="00E7406F" w:rsidP="00E7406F">
      <w:pPr>
        <w:suppressAutoHyphens/>
        <w:spacing w:line="240" w:lineRule="auto"/>
        <w:contextualSpacing/>
        <w:jc w:val="center"/>
        <w:rPr>
          <w:rFonts w:eastAsia="Times New Roman" w:cs="Times New Roman"/>
          <w:szCs w:val="24"/>
        </w:rPr>
      </w:pPr>
      <w:proofErr w:type="gramStart"/>
      <w:r w:rsidRPr="00E7406F">
        <w:rPr>
          <w:rFonts w:eastAsia="Times New Roman" w:cs="Times New Roman"/>
          <w:szCs w:val="24"/>
        </w:rPr>
        <w:t>by</w:t>
      </w:r>
      <w:proofErr w:type="gramEnd"/>
    </w:p>
    <w:p w14:paraId="5742AC86" w14:textId="77777777" w:rsidR="00E7406F" w:rsidRPr="00E7406F" w:rsidRDefault="00E7406F" w:rsidP="00E7406F">
      <w:pPr>
        <w:suppressAutoHyphens/>
        <w:spacing w:line="240" w:lineRule="auto"/>
        <w:contextualSpacing/>
        <w:jc w:val="center"/>
        <w:rPr>
          <w:rFonts w:eastAsia="Times New Roman" w:cs="Times New Roman"/>
          <w:szCs w:val="24"/>
        </w:rPr>
      </w:pPr>
    </w:p>
    <w:p w14:paraId="33E18066"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WILLIAM ISAAC SAPP</w:t>
      </w:r>
    </w:p>
    <w:p w14:paraId="6D079C39" w14:textId="77777777" w:rsidR="00E7406F" w:rsidRPr="00E7406F" w:rsidRDefault="00E7406F" w:rsidP="00E7406F">
      <w:pPr>
        <w:suppressAutoHyphens/>
        <w:spacing w:line="240" w:lineRule="auto"/>
        <w:contextualSpacing/>
        <w:jc w:val="center"/>
        <w:rPr>
          <w:rFonts w:eastAsia="Times New Roman" w:cs="Times New Roman"/>
          <w:szCs w:val="24"/>
        </w:rPr>
      </w:pPr>
    </w:p>
    <w:p w14:paraId="5801285F" w14:textId="77777777" w:rsidR="00E7406F" w:rsidRPr="00E7406F" w:rsidRDefault="00E7406F" w:rsidP="00E7406F">
      <w:pPr>
        <w:suppressAutoHyphens/>
        <w:spacing w:line="240" w:lineRule="auto"/>
        <w:contextualSpacing/>
        <w:jc w:val="center"/>
        <w:rPr>
          <w:rFonts w:eastAsia="Times New Roman" w:cs="Times New Roman"/>
          <w:szCs w:val="24"/>
        </w:rPr>
      </w:pPr>
    </w:p>
    <w:p w14:paraId="3F76B37B" w14:textId="77777777" w:rsidR="00E7406F" w:rsidRPr="00E7406F" w:rsidRDefault="00E7406F" w:rsidP="00E7406F">
      <w:pPr>
        <w:suppressAutoHyphens/>
        <w:spacing w:line="240" w:lineRule="auto"/>
        <w:contextualSpacing/>
        <w:jc w:val="center"/>
        <w:rPr>
          <w:rFonts w:eastAsia="Times New Roman" w:cs="Times New Roman"/>
          <w:szCs w:val="24"/>
        </w:rPr>
      </w:pPr>
    </w:p>
    <w:p w14:paraId="47D04FE6" w14:textId="77777777" w:rsidR="00E7406F" w:rsidRPr="00E7406F" w:rsidRDefault="00E7406F" w:rsidP="00E7406F">
      <w:pPr>
        <w:suppressAutoHyphens/>
        <w:spacing w:line="240" w:lineRule="auto"/>
        <w:contextualSpacing/>
        <w:jc w:val="center"/>
        <w:rPr>
          <w:rFonts w:eastAsia="Times New Roman" w:cs="Times New Roman"/>
          <w:szCs w:val="24"/>
        </w:rPr>
      </w:pPr>
    </w:p>
    <w:p w14:paraId="1D95F8B5" w14:textId="77777777" w:rsidR="00E7406F" w:rsidRPr="00E7406F" w:rsidRDefault="00E7406F" w:rsidP="00E7406F">
      <w:pPr>
        <w:suppressAutoHyphens/>
        <w:spacing w:line="240" w:lineRule="auto"/>
        <w:contextualSpacing/>
        <w:jc w:val="center"/>
        <w:rPr>
          <w:rFonts w:eastAsia="Times New Roman" w:cs="Times New Roman"/>
          <w:szCs w:val="24"/>
        </w:rPr>
      </w:pPr>
    </w:p>
    <w:p w14:paraId="1D72FC8A" w14:textId="77777777" w:rsidR="00E7406F" w:rsidRPr="00E7406F" w:rsidRDefault="00E7406F" w:rsidP="00E7406F">
      <w:pPr>
        <w:suppressAutoHyphens/>
        <w:spacing w:line="240" w:lineRule="auto"/>
        <w:contextualSpacing/>
        <w:jc w:val="center"/>
        <w:rPr>
          <w:rFonts w:eastAsia="Times New Roman" w:cs="Times New Roman"/>
          <w:szCs w:val="24"/>
        </w:rPr>
      </w:pPr>
    </w:p>
    <w:p w14:paraId="5F4F0A3B" w14:textId="77777777" w:rsidR="00E7406F" w:rsidRPr="00E7406F" w:rsidRDefault="00E7406F" w:rsidP="00E7406F">
      <w:pPr>
        <w:suppressAutoHyphens/>
        <w:spacing w:line="240" w:lineRule="auto"/>
        <w:contextualSpacing/>
        <w:jc w:val="center"/>
        <w:rPr>
          <w:rFonts w:eastAsia="Times New Roman" w:cs="Times New Roman"/>
          <w:szCs w:val="24"/>
        </w:rPr>
      </w:pPr>
    </w:p>
    <w:p w14:paraId="764859F0" w14:textId="77777777" w:rsidR="00E7406F" w:rsidRPr="00E7406F" w:rsidRDefault="00E7406F" w:rsidP="00E7406F">
      <w:pPr>
        <w:suppressAutoHyphens/>
        <w:spacing w:line="240" w:lineRule="auto"/>
        <w:contextualSpacing/>
        <w:jc w:val="center"/>
        <w:rPr>
          <w:rFonts w:eastAsia="Times New Roman" w:cs="Times New Roman"/>
          <w:szCs w:val="24"/>
        </w:rPr>
      </w:pPr>
    </w:p>
    <w:p w14:paraId="50AF4A97" w14:textId="77777777" w:rsidR="00E7406F" w:rsidRPr="00E7406F" w:rsidRDefault="00E7406F" w:rsidP="00E7406F">
      <w:pPr>
        <w:suppressAutoHyphens/>
        <w:spacing w:line="240" w:lineRule="auto"/>
        <w:contextualSpacing/>
        <w:jc w:val="center"/>
        <w:rPr>
          <w:rFonts w:eastAsia="Times New Roman" w:cs="Times New Roman"/>
          <w:szCs w:val="24"/>
        </w:rPr>
      </w:pPr>
    </w:p>
    <w:p w14:paraId="6FCD6D2D" w14:textId="77777777" w:rsidR="00E7406F" w:rsidRPr="00E7406F" w:rsidRDefault="00E7406F" w:rsidP="00E7406F">
      <w:pPr>
        <w:suppressAutoHyphens/>
        <w:spacing w:line="240" w:lineRule="auto"/>
        <w:contextualSpacing/>
        <w:jc w:val="center"/>
        <w:rPr>
          <w:rFonts w:eastAsia="Times New Roman" w:cs="Times New Roman"/>
          <w:szCs w:val="24"/>
        </w:rPr>
      </w:pPr>
    </w:p>
    <w:p w14:paraId="36E24DE3" w14:textId="77777777" w:rsidR="00E7406F" w:rsidRPr="00E7406F" w:rsidRDefault="00E7406F" w:rsidP="00E7406F">
      <w:pPr>
        <w:suppressAutoHyphens/>
        <w:spacing w:line="240" w:lineRule="auto"/>
        <w:contextualSpacing/>
        <w:jc w:val="center"/>
        <w:rPr>
          <w:rFonts w:eastAsia="Times New Roman" w:cs="Times New Roman"/>
          <w:szCs w:val="24"/>
        </w:rPr>
      </w:pPr>
      <w:r w:rsidRPr="00E7406F">
        <w:rPr>
          <w:rFonts w:eastAsia="Times New Roman" w:cs="Times New Roman"/>
          <w:szCs w:val="24"/>
        </w:rPr>
        <w:t>San Diego, California</w:t>
      </w:r>
    </w:p>
    <w:p w14:paraId="4B6CE92F" w14:textId="433B4DF0" w:rsidR="00A82120" w:rsidRPr="00887A22" w:rsidRDefault="00AF3B5B" w:rsidP="00AA0750">
      <w:pPr>
        <w:suppressAutoHyphens/>
        <w:spacing w:line="240" w:lineRule="auto"/>
        <w:contextualSpacing/>
        <w:jc w:val="center"/>
        <w:rPr>
          <w:rFonts w:eastAsia="Times New Roman" w:cs="Times New Roman"/>
          <w:szCs w:val="24"/>
        </w:rPr>
      </w:pPr>
      <w:r>
        <w:rPr>
          <w:rFonts w:eastAsia="Times New Roman" w:cs="Times New Roman"/>
        </w:rPr>
        <w:t xml:space="preserve">December </w:t>
      </w:r>
      <w:r w:rsidR="00E7406F">
        <w:rPr>
          <w:rFonts w:eastAsia="Times New Roman" w:cs="Times New Roman"/>
        </w:rPr>
        <w:t>2024</w:t>
      </w:r>
    </w:p>
    <w:p w14:paraId="1992F705" w14:textId="3169B64A" w:rsidR="00A82120" w:rsidRDefault="00A82120" w:rsidP="004920CB">
      <w:pPr>
        <w:rPr>
          <w:rFonts w:eastAsia="Times New Roman" w:cs="Times New Roman"/>
          <w:szCs w:val="24"/>
        </w:rPr>
      </w:pPr>
    </w:p>
    <w:p w14:paraId="3F8312B2" w14:textId="6608E44D" w:rsidR="00A82120" w:rsidRDefault="00A82120" w:rsidP="004920CB">
      <w:pPr>
        <w:rPr>
          <w:rFonts w:eastAsia="Times New Roman" w:cs="Times New Roman"/>
          <w:szCs w:val="24"/>
        </w:rPr>
      </w:pPr>
    </w:p>
    <w:p w14:paraId="7A329914" w14:textId="1438A5AD" w:rsidR="00887A22" w:rsidRPr="00AF3B5B" w:rsidRDefault="00887A22" w:rsidP="00AF3B5B">
      <w:pPr>
        <w:suppressAutoHyphens/>
        <w:contextualSpacing/>
        <w:jc w:val="center"/>
        <w:rPr>
          <w:rFonts w:eastAsia="Times New Roman" w:cs="Arial"/>
          <w:b/>
          <w:bCs/>
          <w:szCs w:val="24"/>
        </w:rPr>
      </w:pPr>
      <w:r w:rsidRPr="00887A22">
        <w:rPr>
          <w:rFonts w:eastAsia="Times New Roman" w:cs="Times New Roman"/>
          <w:szCs w:val="24"/>
        </w:rPr>
        <w:br w:type="page"/>
      </w:r>
      <w:r w:rsidRPr="468D589A">
        <w:rPr>
          <w:rFonts w:eastAsia="Times New Roman" w:cs="Times New Roman"/>
          <w:b/>
          <w:bCs/>
        </w:rPr>
        <w:lastRenderedPageBreak/>
        <w:t>Table of Contents</w:t>
      </w:r>
      <w:bookmarkStart w:id="0" w:name="_Toc321056102"/>
      <w:bookmarkStart w:id="1" w:name="_Toc321079228"/>
      <w:bookmarkStart w:id="2" w:name="_Toc321080202"/>
      <w:bookmarkStart w:id="3" w:name="_Toc229316232"/>
      <w:bookmarkEnd w:id="0"/>
      <w:bookmarkEnd w:id="1"/>
      <w:bookmarkEnd w:id="2"/>
    </w:p>
    <w:bookmarkStart w:id="4" w:name="_Toc251423627"/>
    <w:bookmarkEnd w:id="3"/>
    <w:p w14:paraId="00F646E3" w14:textId="26C94C3F" w:rsidR="0090665F" w:rsidRDefault="00C90F44">
      <w:pPr>
        <w:pStyle w:val="TOC1"/>
        <w:rPr>
          <w:rFonts w:asciiTheme="minorHAnsi" w:eastAsiaTheme="minorEastAsia" w:hAnsiTheme="minorHAnsi" w:cstheme="minorBidi"/>
          <w:noProof/>
          <w:kern w:val="2"/>
          <w:szCs w:val="24"/>
          <w14:ligatures w14:val="standardContextual"/>
        </w:rPr>
      </w:pPr>
      <w:r>
        <w:rPr>
          <w:color w:val="2B579A"/>
          <w:shd w:val="clear" w:color="auto" w:fill="E6E6E6"/>
        </w:rPr>
        <w:fldChar w:fldCharType="begin"/>
      </w:r>
      <w:r>
        <w:rPr>
          <w:color w:val="2B579A"/>
          <w:shd w:val="clear" w:color="auto" w:fill="E6E6E6"/>
        </w:rPr>
        <w:instrText xml:space="preserve"> TOC \o "1-</w:instrText>
      </w:r>
      <w:r w:rsidR="00EE7776">
        <w:rPr>
          <w:color w:val="2B579A"/>
          <w:shd w:val="clear" w:color="auto" w:fill="E6E6E6"/>
        </w:rPr>
        <w:instrText>2</w:instrText>
      </w:r>
      <w:r>
        <w:rPr>
          <w:color w:val="2B579A"/>
          <w:shd w:val="clear" w:color="auto" w:fill="E6E6E6"/>
        </w:rPr>
        <w:instrText xml:space="preserve">" \h \z \u </w:instrText>
      </w:r>
      <w:r>
        <w:rPr>
          <w:color w:val="2B579A"/>
          <w:shd w:val="clear" w:color="auto" w:fill="E6E6E6"/>
        </w:rPr>
        <w:fldChar w:fldCharType="separate"/>
      </w:r>
      <w:hyperlink w:anchor="_Toc184834432" w:history="1">
        <w:r w:rsidR="0090665F" w:rsidRPr="008360EF">
          <w:rPr>
            <w:rStyle w:val="Hyperlink"/>
            <w:noProof/>
          </w:rPr>
          <w:t>Chapter 1: Introduction</w:t>
        </w:r>
        <w:r w:rsidR="0090665F">
          <w:rPr>
            <w:noProof/>
            <w:webHidden/>
          </w:rPr>
          <w:tab/>
        </w:r>
        <w:r w:rsidR="0090665F">
          <w:rPr>
            <w:noProof/>
            <w:webHidden/>
          </w:rPr>
          <w:fldChar w:fldCharType="begin"/>
        </w:r>
        <w:r w:rsidR="0090665F">
          <w:rPr>
            <w:noProof/>
            <w:webHidden/>
          </w:rPr>
          <w:instrText xml:space="preserve"> PAGEREF _Toc184834432 \h </w:instrText>
        </w:r>
        <w:r w:rsidR="0090665F">
          <w:rPr>
            <w:noProof/>
            <w:webHidden/>
          </w:rPr>
        </w:r>
        <w:r w:rsidR="0090665F">
          <w:rPr>
            <w:noProof/>
            <w:webHidden/>
          </w:rPr>
          <w:fldChar w:fldCharType="separate"/>
        </w:r>
        <w:r w:rsidR="0090665F">
          <w:rPr>
            <w:noProof/>
            <w:webHidden/>
          </w:rPr>
          <w:t>4</w:t>
        </w:r>
        <w:r w:rsidR="0090665F">
          <w:rPr>
            <w:noProof/>
            <w:webHidden/>
          </w:rPr>
          <w:fldChar w:fldCharType="end"/>
        </w:r>
      </w:hyperlink>
    </w:p>
    <w:p w14:paraId="030A19CE" w14:textId="5EEBD16F" w:rsidR="0090665F" w:rsidRDefault="0090665F">
      <w:pPr>
        <w:pStyle w:val="TOC2"/>
        <w:rPr>
          <w:rFonts w:asciiTheme="minorHAnsi" w:eastAsiaTheme="minorEastAsia" w:hAnsiTheme="minorHAnsi" w:cstheme="minorBidi"/>
          <w:noProof/>
          <w:kern w:val="2"/>
          <w14:ligatures w14:val="standardContextual"/>
        </w:rPr>
      </w:pPr>
      <w:hyperlink w:anchor="_Toc184834433" w:history="1">
        <w:r w:rsidRPr="008360EF">
          <w:rPr>
            <w:rStyle w:val="Hyperlink"/>
            <w:noProof/>
          </w:rPr>
          <w:t>Statement of the Problem</w:t>
        </w:r>
        <w:r>
          <w:rPr>
            <w:noProof/>
            <w:webHidden/>
          </w:rPr>
          <w:tab/>
        </w:r>
        <w:r>
          <w:rPr>
            <w:noProof/>
            <w:webHidden/>
          </w:rPr>
          <w:fldChar w:fldCharType="begin"/>
        </w:r>
        <w:r>
          <w:rPr>
            <w:noProof/>
            <w:webHidden/>
          </w:rPr>
          <w:instrText xml:space="preserve"> PAGEREF _Toc184834433 \h </w:instrText>
        </w:r>
        <w:r>
          <w:rPr>
            <w:noProof/>
            <w:webHidden/>
          </w:rPr>
        </w:r>
        <w:r>
          <w:rPr>
            <w:noProof/>
            <w:webHidden/>
          </w:rPr>
          <w:fldChar w:fldCharType="separate"/>
        </w:r>
        <w:r>
          <w:rPr>
            <w:noProof/>
            <w:webHidden/>
          </w:rPr>
          <w:t>6</w:t>
        </w:r>
        <w:r>
          <w:rPr>
            <w:noProof/>
            <w:webHidden/>
          </w:rPr>
          <w:fldChar w:fldCharType="end"/>
        </w:r>
      </w:hyperlink>
    </w:p>
    <w:p w14:paraId="358CB52D" w14:textId="656A5079" w:rsidR="0090665F" w:rsidRDefault="0090665F">
      <w:pPr>
        <w:pStyle w:val="TOC2"/>
        <w:rPr>
          <w:rFonts w:asciiTheme="minorHAnsi" w:eastAsiaTheme="minorEastAsia" w:hAnsiTheme="minorHAnsi" w:cstheme="minorBidi"/>
          <w:noProof/>
          <w:kern w:val="2"/>
          <w14:ligatures w14:val="standardContextual"/>
        </w:rPr>
      </w:pPr>
      <w:hyperlink w:anchor="_Toc184834434" w:history="1">
        <w:r w:rsidRPr="008360EF">
          <w:rPr>
            <w:rStyle w:val="Hyperlink"/>
            <w:noProof/>
          </w:rPr>
          <w:t>Purpose of the Study</w:t>
        </w:r>
        <w:r>
          <w:rPr>
            <w:noProof/>
            <w:webHidden/>
          </w:rPr>
          <w:tab/>
        </w:r>
        <w:r>
          <w:rPr>
            <w:noProof/>
            <w:webHidden/>
          </w:rPr>
          <w:fldChar w:fldCharType="begin"/>
        </w:r>
        <w:r>
          <w:rPr>
            <w:noProof/>
            <w:webHidden/>
          </w:rPr>
          <w:instrText xml:space="preserve"> PAGEREF _Toc184834434 \h </w:instrText>
        </w:r>
        <w:r>
          <w:rPr>
            <w:noProof/>
            <w:webHidden/>
          </w:rPr>
        </w:r>
        <w:r>
          <w:rPr>
            <w:noProof/>
            <w:webHidden/>
          </w:rPr>
          <w:fldChar w:fldCharType="separate"/>
        </w:r>
        <w:r>
          <w:rPr>
            <w:noProof/>
            <w:webHidden/>
          </w:rPr>
          <w:t>7</w:t>
        </w:r>
        <w:r>
          <w:rPr>
            <w:noProof/>
            <w:webHidden/>
          </w:rPr>
          <w:fldChar w:fldCharType="end"/>
        </w:r>
      </w:hyperlink>
    </w:p>
    <w:p w14:paraId="720F4D4E" w14:textId="656FE50C" w:rsidR="0090665F" w:rsidRDefault="0090665F">
      <w:pPr>
        <w:pStyle w:val="TOC2"/>
        <w:rPr>
          <w:rFonts w:asciiTheme="minorHAnsi" w:eastAsiaTheme="minorEastAsia" w:hAnsiTheme="minorHAnsi" w:cstheme="minorBidi"/>
          <w:noProof/>
          <w:kern w:val="2"/>
          <w14:ligatures w14:val="standardContextual"/>
        </w:rPr>
      </w:pPr>
      <w:hyperlink w:anchor="_Toc184834435" w:history="1">
        <w:r w:rsidRPr="008360EF">
          <w:rPr>
            <w:rStyle w:val="Hyperlink"/>
            <w:noProof/>
          </w:rPr>
          <w:t>Introduction to Theoretical Framework</w:t>
        </w:r>
        <w:r>
          <w:rPr>
            <w:noProof/>
            <w:webHidden/>
          </w:rPr>
          <w:tab/>
        </w:r>
        <w:r>
          <w:rPr>
            <w:noProof/>
            <w:webHidden/>
          </w:rPr>
          <w:fldChar w:fldCharType="begin"/>
        </w:r>
        <w:r>
          <w:rPr>
            <w:noProof/>
            <w:webHidden/>
          </w:rPr>
          <w:instrText xml:space="preserve"> PAGEREF _Toc184834435 \h </w:instrText>
        </w:r>
        <w:r>
          <w:rPr>
            <w:noProof/>
            <w:webHidden/>
          </w:rPr>
        </w:r>
        <w:r>
          <w:rPr>
            <w:noProof/>
            <w:webHidden/>
          </w:rPr>
          <w:fldChar w:fldCharType="separate"/>
        </w:r>
        <w:r>
          <w:rPr>
            <w:noProof/>
            <w:webHidden/>
          </w:rPr>
          <w:t>8</w:t>
        </w:r>
        <w:r>
          <w:rPr>
            <w:noProof/>
            <w:webHidden/>
          </w:rPr>
          <w:fldChar w:fldCharType="end"/>
        </w:r>
      </w:hyperlink>
    </w:p>
    <w:p w14:paraId="5015A5A4" w14:textId="1C8F6AE1" w:rsidR="0090665F" w:rsidRDefault="0090665F">
      <w:pPr>
        <w:pStyle w:val="TOC2"/>
        <w:rPr>
          <w:rFonts w:asciiTheme="minorHAnsi" w:eastAsiaTheme="minorEastAsia" w:hAnsiTheme="minorHAnsi" w:cstheme="minorBidi"/>
          <w:noProof/>
          <w:kern w:val="2"/>
          <w14:ligatures w14:val="standardContextual"/>
        </w:rPr>
      </w:pPr>
      <w:hyperlink w:anchor="_Toc184834436" w:history="1">
        <w:r w:rsidRPr="008360EF">
          <w:rPr>
            <w:rStyle w:val="Hyperlink"/>
            <w:noProof/>
          </w:rPr>
          <w:t>Introduction to Research Methodology and Design (Nature of the Study)</w:t>
        </w:r>
        <w:r>
          <w:rPr>
            <w:noProof/>
            <w:webHidden/>
          </w:rPr>
          <w:tab/>
        </w:r>
        <w:r>
          <w:rPr>
            <w:noProof/>
            <w:webHidden/>
          </w:rPr>
          <w:fldChar w:fldCharType="begin"/>
        </w:r>
        <w:r>
          <w:rPr>
            <w:noProof/>
            <w:webHidden/>
          </w:rPr>
          <w:instrText xml:space="preserve"> PAGEREF _Toc184834436 \h </w:instrText>
        </w:r>
        <w:r>
          <w:rPr>
            <w:noProof/>
            <w:webHidden/>
          </w:rPr>
        </w:r>
        <w:r>
          <w:rPr>
            <w:noProof/>
            <w:webHidden/>
          </w:rPr>
          <w:fldChar w:fldCharType="separate"/>
        </w:r>
        <w:r>
          <w:rPr>
            <w:noProof/>
            <w:webHidden/>
          </w:rPr>
          <w:t>9</w:t>
        </w:r>
        <w:r>
          <w:rPr>
            <w:noProof/>
            <w:webHidden/>
          </w:rPr>
          <w:fldChar w:fldCharType="end"/>
        </w:r>
      </w:hyperlink>
    </w:p>
    <w:p w14:paraId="69806B9A" w14:textId="0A89C2C9" w:rsidR="0090665F" w:rsidRDefault="0090665F">
      <w:pPr>
        <w:pStyle w:val="TOC2"/>
        <w:rPr>
          <w:rFonts w:asciiTheme="minorHAnsi" w:eastAsiaTheme="minorEastAsia" w:hAnsiTheme="minorHAnsi" w:cstheme="minorBidi"/>
          <w:noProof/>
          <w:kern w:val="2"/>
          <w14:ligatures w14:val="standardContextual"/>
        </w:rPr>
      </w:pPr>
      <w:hyperlink w:anchor="_Toc184834437" w:history="1">
        <w:r w:rsidRPr="008360EF">
          <w:rPr>
            <w:rStyle w:val="Hyperlink"/>
            <w:noProof/>
          </w:rPr>
          <w:t>Research Questions</w:t>
        </w:r>
        <w:r>
          <w:rPr>
            <w:noProof/>
            <w:webHidden/>
          </w:rPr>
          <w:tab/>
        </w:r>
        <w:r>
          <w:rPr>
            <w:noProof/>
            <w:webHidden/>
          </w:rPr>
          <w:fldChar w:fldCharType="begin"/>
        </w:r>
        <w:r>
          <w:rPr>
            <w:noProof/>
            <w:webHidden/>
          </w:rPr>
          <w:instrText xml:space="preserve"> PAGEREF _Toc184834437 \h </w:instrText>
        </w:r>
        <w:r>
          <w:rPr>
            <w:noProof/>
            <w:webHidden/>
          </w:rPr>
        </w:r>
        <w:r>
          <w:rPr>
            <w:noProof/>
            <w:webHidden/>
          </w:rPr>
          <w:fldChar w:fldCharType="separate"/>
        </w:r>
        <w:r>
          <w:rPr>
            <w:noProof/>
            <w:webHidden/>
          </w:rPr>
          <w:t>10</w:t>
        </w:r>
        <w:r>
          <w:rPr>
            <w:noProof/>
            <w:webHidden/>
          </w:rPr>
          <w:fldChar w:fldCharType="end"/>
        </w:r>
      </w:hyperlink>
    </w:p>
    <w:p w14:paraId="7EACE9C7" w14:textId="05B24025" w:rsidR="0090665F" w:rsidRDefault="0090665F">
      <w:pPr>
        <w:pStyle w:val="TOC2"/>
        <w:rPr>
          <w:rFonts w:asciiTheme="minorHAnsi" w:eastAsiaTheme="minorEastAsia" w:hAnsiTheme="minorHAnsi" w:cstheme="minorBidi"/>
          <w:noProof/>
          <w:kern w:val="2"/>
          <w14:ligatures w14:val="standardContextual"/>
        </w:rPr>
      </w:pPr>
      <w:hyperlink w:anchor="_Toc184834438" w:history="1">
        <w:r w:rsidRPr="008360EF">
          <w:rPr>
            <w:rStyle w:val="Hyperlink"/>
            <w:noProof/>
          </w:rPr>
          <w:t>Hypotheses</w:t>
        </w:r>
        <w:r>
          <w:rPr>
            <w:noProof/>
            <w:webHidden/>
          </w:rPr>
          <w:tab/>
        </w:r>
        <w:r>
          <w:rPr>
            <w:noProof/>
            <w:webHidden/>
          </w:rPr>
          <w:fldChar w:fldCharType="begin"/>
        </w:r>
        <w:r>
          <w:rPr>
            <w:noProof/>
            <w:webHidden/>
          </w:rPr>
          <w:instrText xml:space="preserve"> PAGEREF _Toc184834438 \h </w:instrText>
        </w:r>
        <w:r>
          <w:rPr>
            <w:noProof/>
            <w:webHidden/>
          </w:rPr>
        </w:r>
        <w:r>
          <w:rPr>
            <w:noProof/>
            <w:webHidden/>
          </w:rPr>
          <w:fldChar w:fldCharType="separate"/>
        </w:r>
        <w:r>
          <w:rPr>
            <w:noProof/>
            <w:webHidden/>
          </w:rPr>
          <w:t>11</w:t>
        </w:r>
        <w:r>
          <w:rPr>
            <w:noProof/>
            <w:webHidden/>
          </w:rPr>
          <w:fldChar w:fldCharType="end"/>
        </w:r>
      </w:hyperlink>
    </w:p>
    <w:p w14:paraId="4A917AA4" w14:textId="501E3012" w:rsidR="0090665F" w:rsidRDefault="0090665F">
      <w:pPr>
        <w:pStyle w:val="TOC2"/>
        <w:rPr>
          <w:rFonts w:asciiTheme="minorHAnsi" w:eastAsiaTheme="minorEastAsia" w:hAnsiTheme="minorHAnsi" w:cstheme="minorBidi"/>
          <w:noProof/>
          <w:kern w:val="2"/>
          <w14:ligatures w14:val="standardContextual"/>
        </w:rPr>
      </w:pPr>
      <w:hyperlink w:anchor="_Toc184834439" w:history="1">
        <w:r w:rsidRPr="008360EF">
          <w:rPr>
            <w:rStyle w:val="Hyperlink"/>
            <w:noProof/>
          </w:rPr>
          <w:t>Significance of the Study</w:t>
        </w:r>
        <w:r>
          <w:rPr>
            <w:noProof/>
            <w:webHidden/>
          </w:rPr>
          <w:tab/>
        </w:r>
        <w:r>
          <w:rPr>
            <w:noProof/>
            <w:webHidden/>
          </w:rPr>
          <w:fldChar w:fldCharType="begin"/>
        </w:r>
        <w:r>
          <w:rPr>
            <w:noProof/>
            <w:webHidden/>
          </w:rPr>
          <w:instrText xml:space="preserve"> PAGEREF _Toc184834439 \h </w:instrText>
        </w:r>
        <w:r>
          <w:rPr>
            <w:noProof/>
            <w:webHidden/>
          </w:rPr>
        </w:r>
        <w:r>
          <w:rPr>
            <w:noProof/>
            <w:webHidden/>
          </w:rPr>
          <w:fldChar w:fldCharType="separate"/>
        </w:r>
        <w:r>
          <w:rPr>
            <w:noProof/>
            <w:webHidden/>
          </w:rPr>
          <w:t>11</w:t>
        </w:r>
        <w:r>
          <w:rPr>
            <w:noProof/>
            <w:webHidden/>
          </w:rPr>
          <w:fldChar w:fldCharType="end"/>
        </w:r>
      </w:hyperlink>
    </w:p>
    <w:p w14:paraId="4A1ACF74" w14:textId="1E17DB52" w:rsidR="0090665F" w:rsidRDefault="0090665F">
      <w:pPr>
        <w:pStyle w:val="TOC2"/>
        <w:rPr>
          <w:rFonts w:asciiTheme="minorHAnsi" w:eastAsiaTheme="minorEastAsia" w:hAnsiTheme="minorHAnsi" w:cstheme="minorBidi"/>
          <w:noProof/>
          <w:kern w:val="2"/>
          <w14:ligatures w14:val="standardContextual"/>
        </w:rPr>
      </w:pPr>
      <w:hyperlink w:anchor="_Toc184834440" w:history="1">
        <w:r w:rsidRPr="008360EF">
          <w:rPr>
            <w:rStyle w:val="Hyperlink"/>
            <w:noProof/>
          </w:rPr>
          <w:t>Definitions of Key Terms</w:t>
        </w:r>
        <w:r>
          <w:rPr>
            <w:noProof/>
            <w:webHidden/>
          </w:rPr>
          <w:tab/>
        </w:r>
        <w:r>
          <w:rPr>
            <w:noProof/>
            <w:webHidden/>
          </w:rPr>
          <w:fldChar w:fldCharType="begin"/>
        </w:r>
        <w:r>
          <w:rPr>
            <w:noProof/>
            <w:webHidden/>
          </w:rPr>
          <w:instrText xml:space="preserve"> PAGEREF _Toc184834440 \h </w:instrText>
        </w:r>
        <w:r>
          <w:rPr>
            <w:noProof/>
            <w:webHidden/>
          </w:rPr>
        </w:r>
        <w:r>
          <w:rPr>
            <w:noProof/>
            <w:webHidden/>
          </w:rPr>
          <w:fldChar w:fldCharType="separate"/>
        </w:r>
        <w:r>
          <w:rPr>
            <w:noProof/>
            <w:webHidden/>
          </w:rPr>
          <w:t>12</w:t>
        </w:r>
        <w:r>
          <w:rPr>
            <w:noProof/>
            <w:webHidden/>
          </w:rPr>
          <w:fldChar w:fldCharType="end"/>
        </w:r>
      </w:hyperlink>
    </w:p>
    <w:p w14:paraId="019561DF" w14:textId="61DE73A3" w:rsidR="0090665F" w:rsidRDefault="0090665F">
      <w:pPr>
        <w:pStyle w:val="TOC2"/>
        <w:rPr>
          <w:rFonts w:asciiTheme="minorHAnsi" w:eastAsiaTheme="minorEastAsia" w:hAnsiTheme="minorHAnsi" w:cstheme="minorBidi"/>
          <w:noProof/>
          <w:kern w:val="2"/>
          <w14:ligatures w14:val="standardContextual"/>
        </w:rPr>
      </w:pPr>
      <w:hyperlink w:anchor="_Toc184834441" w:history="1">
        <w:r w:rsidRPr="008360EF">
          <w:rPr>
            <w:rStyle w:val="Hyperlink"/>
            <w:noProof/>
          </w:rPr>
          <w:t>Summary</w:t>
        </w:r>
        <w:r>
          <w:rPr>
            <w:noProof/>
            <w:webHidden/>
          </w:rPr>
          <w:tab/>
        </w:r>
        <w:r>
          <w:rPr>
            <w:noProof/>
            <w:webHidden/>
          </w:rPr>
          <w:fldChar w:fldCharType="begin"/>
        </w:r>
        <w:r>
          <w:rPr>
            <w:noProof/>
            <w:webHidden/>
          </w:rPr>
          <w:instrText xml:space="preserve"> PAGEREF _Toc184834441 \h </w:instrText>
        </w:r>
        <w:r>
          <w:rPr>
            <w:noProof/>
            <w:webHidden/>
          </w:rPr>
        </w:r>
        <w:r>
          <w:rPr>
            <w:noProof/>
            <w:webHidden/>
          </w:rPr>
          <w:fldChar w:fldCharType="separate"/>
        </w:r>
        <w:r>
          <w:rPr>
            <w:noProof/>
            <w:webHidden/>
          </w:rPr>
          <w:t>13</w:t>
        </w:r>
        <w:r>
          <w:rPr>
            <w:noProof/>
            <w:webHidden/>
          </w:rPr>
          <w:fldChar w:fldCharType="end"/>
        </w:r>
      </w:hyperlink>
    </w:p>
    <w:p w14:paraId="5AD85B7C" w14:textId="0CCA4D9E" w:rsidR="0090665F" w:rsidRDefault="0090665F">
      <w:pPr>
        <w:pStyle w:val="TOC1"/>
        <w:rPr>
          <w:rFonts w:asciiTheme="minorHAnsi" w:eastAsiaTheme="minorEastAsia" w:hAnsiTheme="minorHAnsi" w:cstheme="minorBidi"/>
          <w:noProof/>
          <w:kern w:val="2"/>
          <w:szCs w:val="24"/>
          <w14:ligatures w14:val="standardContextual"/>
        </w:rPr>
      </w:pPr>
      <w:hyperlink w:anchor="_Toc184834442" w:history="1">
        <w:r w:rsidRPr="008360EF">
          <w:rPr>
            <w:rStyle w:val="Hyperlink"/>
            <w:noProof/>
          </w:rPr>
          <w:t>Chapter 2: Literature Review</w:t>
        </w:r>
        <w:r>
          <w:rPr>
            <w:noProof/>
            <w:webHidden/>
          </w:rPr>
          <w:tab/>
        </w:r>
        <w:r>
          <w:rPr>
            <w:noProof/>
            <w:webHidden/>
          </w:rPr>
          <w:fldChar w:fldCharType="begin"/>
        </w:r>
        <w:r>
          <w:rPr>
            <w:noProof/>
            <w:webHidden/>
          </w:rPr>
          <w:instrText xml:space="preserve"> PAGEREF _Toc184834442 \h </w:instrText>
        </w:r>
        <w:r>
          <w:rPr>
            <w:noProof/>
            <w:webHidden/>
          </w:rPr>
        </w:r>
        <w:r>
          <w:rPr>
            <w:noProof/>
            <w:webHidden/>
          </w:rPr>
          <w:fldChar w:fldCharType="separate"/>
        </w:r>
        <w:r>
          <w:rPr>
            <w:noProof/>
            <w:webHidden/>
          </w:rPr>
          <w:t>14</w:t>
        </w:r>
        <w:r>
          <w:rPr>
            <w:noProof/>
            <w:webHidden/>
          </w:rPr>
          <w:fldChar w:fldCharType="end"/>
        </w:r>
      </w:hyperlink>
    </w:p>
    <w:p w14:paraId="393A9C15" w14:textId="3D561177" w:rsidR="0090665F" w:rsidRDefault="0090665F">
      <w:pPr>
        <w:pStyle w:val="TOC2"/>
        <w:rPr>
          <w:rFonts w:asciiTheme="minorHAnsi" w:eastAsiaTheme="minorEastAsia" w:hAnsiTheme="minorHAnsi" w:cstheme="minorBidi"/>
          <w:noProof/>
          <w:kern w:val="2"/>
          <w14:ligatures w14:val="standardContextual"/>
        </w:rPr>
      </w:pPr>
      <w:hyperlink w:anchor="_Toc184834443" w:history="1">
        <w:r w:rsidRPr="008360EF">
          <w:rPr>
            <w:rStyle w:val="Hyperlink"/>
            <w:noProof/>
          </w:rPr>
          <w:t>Databases and Search Strategy</w:t>
        </w:r>
        <w:r>
          <w:rPr>
            <w:noProof/>
            <w:webHidden/>
          </w:rPr>
          <w:tab/>
        </w:r>
        <w:r>
          <w:rPr>
            <w:noProof/>
            <w:webHidden/>
          </w:rPr>
          <w:fldChar w:fldCharType="begin"/>
        </w:r>
        <w:r>
          <w:rPr>
            <w:noProof/>
            <w:webHidden/>
          </w:rPr>
          <w:instrText xml:space="preserve"> PAGEREF _Toc184834443 \h </w:instrText>
        </w:r>
        <w:r>
          <w:rPr>
            <w:noProof/>
            <w:webHidden/>
          </w:rPr>
        </w:r>
        <w:r>
          <w:rPr>
            <w:noProof/>
            <w:webHidden/>
          </w:rPr>
          <w:fldChar w:fldCharType="separate"/>
        </w:r>
        <w:r>
          <w:rPr>
            <w:noProof/>
            <w:webHidden/>
          </w:rPr>
          <w:t>16</w:t>
        </w:r>
        <w:r>
          <w:rPr>
            <w:noProof/>
            <w:webHidden/>
          </w:rPr>
          <w:fldChar w:fldCharType="end"/>
        </w:r>
      </w:hyperlink>
    </w:p>
    <w:p w14:paraId="1882B67C" w14:textId="63660E76" w:rsidR="0090665F" w:rsidRDefault="0090665F">
      <w:pPr>
        <w:pStyle w:val="TOC2"/>
        <w:rPr>
          <w:rFonts w:asciiTheme="minorHAnsi" w:eastAsiaTheme="minorEastAsia" w:hAnsiTheme="minorHAnsi" w:cstheme="minorBidi"/>
          <w:noProof/>
          <w:kern w:val="2"/>
          <w14:ligatures w14:val="standardContextual"/>
        </w:rPr>
      </w:pPr>
      <w:hyperlink w:anchor="_Toc184834444" w:history="1">
        <w:r w:rsidRPr="008360EF">
          <w:rPr>
            <w:rStyle w:val="Hyperlink"/>
            <w:noProof/>
          </w:rPr>
          <w:t>Theoretical Framework</w:t>
        </w:r>
        <w:r>
          <w:rPr>
            <w:noProof/>
            <w:webHidden/>
          </w:rPr>
          <w:tab/>
        </w:r>
        <w:r>
          <w:rPr>
            <w:noProof/>
            <w:webHidden/>
          </w:rPr>
          <w:fldChar w:fldCharType="begin"/>
        </w:r>
        <w:r>
          <w:rPr>
            <w:noProof/>
            <w:webHidden/>
          </w:rPr>
          <w:instrText xml:space="preserve"> PAGEREF _Toc184834444 \h </w:instrText>
        </w:r>
        <w:r>
          <w:rPr>
            <w:noProof/>
            <w:webHidden/>
          </w:rPr>
        </w:r>
        <w:r>
          <w:rPr>
            <w:noProof/>
            <w:webHidden/>
          </w:rPr>
          <w:fldChar w:fldCharType="separate"/>
        </w:r>
        <w:r>
          <w:rPr>
            <w:noProof/>
            <w:webHidden/>
          </w:rPr>
          <w:t>19</w:t>
        </w:r>
        <w:r>
          <w:rPr>
            <w:noProof/>
            <w:webHidden/>
          </w:rPr>
          <w:fldChar w:fldCharType="end"/>
        </w:r>
      </w:hyperlink>
    </w:p>
    <w:p w14:paraId="699F7941" w14:textId="478CF04C" w:rsidR="0090665F" w:rsidRDefault="0090665F">
      <w:pPr>
        <w:pStyle w:val="TOC2"/>
        <w:rPr>
          <w:rFonts w:asciiTheme="minorHAnsi" w:eastAsiaTheme="minorEastAsia" w:hAnsiTheme="minorHAnsi" w:cstheme="minorBidi"/>
          <w:noProof/>
          <w:kern w:val="2"/>
          <w14:ligatures w14:val="standardContextual"/>
        </w:rPr>
      </w:pPr>
      <w:hyperlink w:anchor="_Toc184834445" w:history="1">
        <w:r w:rsidRPr="008360EF">
          <w:rPr>
            <w:rStyle w:val="Hyperlink"/>
            <w:noProof/>
          </w:rPr>
          <w:t>Data Ethics and Legal Frameworks</w:t>
        </w:r>
        <w:r>
          <w:rPr>
            <w:noProof/>
            <w:webHidden/>
          </w:rPr>
          <w:tab/>
        </w:r>
        <w:r>
          <w:rPr>
            <w:noProof/>
            <w:webHidden/>
          </w:rPr>
          <w:fldChar w:fldCharType="begin"/>
        </w:r>
        <w:r>
          <w:rPr>
            <w:noProof/>
            <w:webHidden/>
          </w:rPr>
          <w:instrText xml:space="preserve"> PAGEREF _Toc184834445 \h </w:instrText>
        </w:r>
        <w:r>
          <w:rPr>
            <w:noProof/>
            <w:webHidden/>
          </w:rPr>
        </w:r>
        <w:r>
          <w:rPr>
            <w:noProof/>
            <w:webHidden/>
          </w:rPr>
          <w:fldChar w:fldCharType="separate"/>
        </w:r>
        <w:r>
          <w:rPr>
            <w:noProof/>
            <w:webHidden/>
          </w:rPr>
          <w:t>25</w:t>
        </w:r>
        <w:r>
          <w:rPr>
            <w:noProof/>
            <w:webHidden/>
          </w:rPr>
          <w:fldChar w:fldCharType="end"/>
        </w:r>
      </w:hyperlink>
    </w:p>
    <w:p w14:paraId="25FB9406" w14:textId="5463AD9C" w:rsidR="0090665F" w:rsidRDefault="0090665F">
      <w:pPr>
        <w:pStyle w:val="TOC2"/>
        <w:rPr>
          <w:rFonts w:asciiTheme="minorHAnsi" w:eastAsiaTheme="minorEastAsia" w:hAnsiTheme="minorHAnsi" w:cstheme="minorBidi"/>
          <w:noProof/>
          <w:kern w:val="2"/>
          <w14:ligatures w14:val="standardContextual"/>
        </w:rPr>
      </w:pPr>
      <w:hyperlink w:anchor="_Toc184834446" w:history="1">
        <w:r w:rsidRPr="008360EF">
          <w:rPr>
            <w:rStyle w:val="Hyperlink"/>
            <w:noProof/>
          </w:rPr>
          <w:t>COVID-19 and The Paycheck Protection Program</w:t>
        </w:r>
        <w:r>
          <w:rPr>
            <w:noProof/>
            <w:webHidden/>
          </w:rPr>
          <w:tab/>
        </w:r>
        <w:r>
          <w:rPr>
            <w:noProof/>
            <w:webHidden/>
          </w:rPr>
          <w:fldChar w:fldCharType="begin"/>
        </w:r>
        <w:r>
          <w:rPr>
            <w:noProof/>
            <w:webHidden/>
          </w:rPr>
          <w:instrText xml:space="preserve"> PAGEREF _Toc184834446 \h </w:instrText>
        </w:r>
        <w:r>
          <w:rPr>
            <w:noProof/>
            <w:webHidden/>
          </w:rPr>
        </w:r>
        <w:r>
          <w:rPr>
            <w:noProof/>
            <w:webHidden/>
          </w:rPr>
          <w:fldChar w:fldCharType="separate"/>
        </w:r>
        <w:r>
          <w:rPr>
            <w:noProof/>
            <w:webHidden/>
          </w:rPr>
          <w:t>28</w:t>
        </w:r>
        <w:r>
          <w:rPr>
            <w:noProof/>
            <w:webHidden/>
          </w:rPr>
          <w:fldChar w:fldCharType="end"/>
        </w:r>
      </w:hyperlink>
    </w:p>
    <w:p w14:paraId="3F6A62C0" w14:textId="786324DD" w:rsidR="0090665F" w:rsidRDefault="0090665F">
      <w:pPr>
        <w:pStyle w:val="TOC2"/>
        <w:rPr>
          <w:rFonts w:asciiTheme="minorHAnsi" w:eastAsiaTheme="minorEastAsia" w:hAnsiTheme="minorHAnsi" w:cstheme="minorBidi"/>
          <w:noProof/>
          <w:kern w:val="2"/>
          <w14:ligatures w14:val="standardContextual"/>
        </w:rPr>
      </w:pPr>
      <w:hyperlink w:anchor="_Toc184834447" w:history="1">
        <w:r w:rsidRPr="008360EF">
          <w:rPr>
            <w:rStyle w:val="Hyperlink"/>
            <w:noProof/>
          </w:rPr>
          <w:t>Fraud in Government Programs</w:t>
        </w:r>
        <w:r>
          <w:rPr>
            <w:noProof/>
            <w:webHidden/>
          </w:rPr>
          <w:tab/>
        </w:r>
        <w:r>
          <w:rPr>
            <w:noProof/>
            <w:webHidden/>
          </w:rPr>
          <w:fldChar w:fldCharType="begin"/>
        </w:r>
        <w:r>
          <w:rPr>
            <w:noProof/>
            <w:webHidden/>
          </w:rPr>
          <w:instrText xml:space="preserve"> PAGEREF _Toc184834447 \h </w:instrText>
        </w:r>
        <w:r>
          <w:rPr>
            <w:noProof/>
            <w:webHidden/>
          </w:rPr>
        </w:r>
        <w:r>
          <w:rPr>
            <w:noProof/>
            <w:webHidden/>
          </w:rPr>
          <w:fldChar w:fldCharType="separate"/>
        </w:r>
        <w:r>
          <w:rPr>
            <w:noProof/>
            <w:webHidden/>
          </w:rPr>
          <w:t>32</w:t>
        </w:r>
        <w:r>
          <w:rPr>
            <w:noProof/>
            <w:webHidden/>
          </w:rPr>
          <w:fldChar w:fldCharType="end"/>
        </w:r>
      </w:hyperlink>
    </w:p>
    <w:p w14:paraId="6F5B3EE8" w14:textId="7170D08C" w:rsidR="0090665F" w:rsidRDefault="0090665F">
      <w:pPr>
        <w:pStyle w:val="TOC2"/>
        <w:rPr>
          <w:rFonts w:asciiTheme="minorHAnsi" w:eastAsiaTheme="minorEastAsia" w:hAnsiTheme="minorHAnsi" w:cstheme="minorBidi"/>
          <w:noProof/>
          <w:kern w:val="2"/>
          <w14:ligatures w14:val="standardContextual"/>
        </w:rPr>
      </w:pPr>
      <w:hyperlink w:anchor="_Toc184834448" w:history="1">
        <w:r w:rsidRPr="008360EF">
          <w:rPr>
            <w:rStyle w:val="Hyperlink"/>
            <w:noProof/>
          </w:rPr>
          <w:t>Machine Learning for Fraud Detection</w:t>
        </w:r>
        <w:r>
          <w:rPr>
            <w:noProof/>
            <w:webHidden/>
          </w:rPr>
          <w:tab/>
        </w:r>
        <w:r>
          <w:rPr>
            <w:noProof/>
            <w:webHidden/>
          </w:rPr>
          <w:fldChar w:fldCharType="begin"/>
        </w:r>
        <w:r>
          <w:rPr>
            <w:noProof/>
            <w:webHidden/>
          </w:rPr>
          <w:instrText xml:space="preserve"> PAGEREF _Toc184834448 \h </w:instrText>
        </w:r>
        <w:r>
          <w:rPr>
            <w:noProof/>
            <w:webHidden/>
          </w:rPr>
        </w:r>
        <w:r>
          <w:rPr>
            <w:noProof/>
            <w:webHidden/>
          </w:rPr>
          <w:fldChar w:fldCharType="separate"/>
        </w:r>
        <w:r>
          <w:rPr>
            <w:noProof/>
            <w:webHidden/>
          </w:rPr>
          <w:t>36</w:t>
        </w:r>
        <w:r>
          <w:rPr>
            <w:noProof/>
            <w:webHidden/>
          </w:rPr>
          <w:fldChar w:fldCharType="end"/>
        </w:r>
      </w:hyperlink>
    </w:p>
    <w:p w14:paraId="1A893E59" w14:textId="65B6188D" w:rsidR="0090665F" w:rsidRDefault="0090665F">
      <w:pPr>
        <w:pStyle w:val="TOC2"/>
        <w:rPr>
          <w:rFonts w:asciiTheme="minorHAnsi" w:eastAsiaTheme="minorEastAsia" w:hAnsiTheme="minorHAnsi" w:cstheme="minorBidi"/>
          <w:noProof/>
          <w:kern w:val="2"/>
          <w14:ligatures w14:val="standardContextual"/>
        </w:rPr>
      </w:pPr>
      <w:hyperlink w:anchor="_Toc184834449" w:history="1">
        <w:r w:rsidRPr="008360EF">
          <w:rPr>
            <w:rStyle w:val="Hyperlink"/>
            <w:noProof/>
          </w:rPr>
          <w:t>Summary</w:t>
        </w:r>
        <w:r>
          <w:rPr>
            <w:noProof/>
            <w:webHidden/>
          </w:rPr>
          <w:tab/>
        </w:r>
        <w:r>
          <w:rPr>
            <w:noProof/>
            <w:webHidden/>
          </w:rPr>
          <w:fldChar w:fldCharType="begin"/>
        </w:r>
        <w:r>
          <w:rPr>
            <w:noProof/>
            <w:webHidden/>
          </w:rPr>
          <w:instrText xml:space="preserve"> PAGEREF _Toc184834449 \h </w:instrText>
        </w:r>
        <w:r>
          <w:rPr>
            <w:noProof/>
            <w:webHidden/>
          </w:rPr>
        </w:r>
        <w:r>
          <w:rPr>
            <w:noProof/>
            <w:webHidden/>
          </w:rPr>
          <w:fldChar w:fldCharType="separate"/>
        </w:r>
        <w:r>
          <w:rPr>
            <w:noProof/>
            <w:webHidden/>
          </w:rPr>
          <w:t>48</w:t>
        </w:r>
        <w:r>
          <w:rPr>
            <w:noProof/>
            <w:webHidden/>
          </w:rPr>
          <w:fldChar w:fldCharType="end"/>
        </w:r>
      </w:hyperlink>
    </w:p>
    <w:p w14:paraId="1E299DBF" w14:textId="4BF904AA" w:rsidR="0090665F" w:rsidRDefault="0090665F">
      <w:pPr>
        <w:pStyle w:val="TOC1"/>
        <w:rPr>
          <w:rFonts w:asciiTheme="minorHAnsi" w:eastAsiaTheme="minorEastAsia" w:hAnsiTheme="minorHAnsi" w:cstheme="minorBidi"/>
          <w:noProof/>
          <w:kern w:val="2"/>
          <w:szCs w:val="24"/>
          <w14:ligatures w14:val="standardContextual"/>
        </w:rPr>
      </w:pPr>
      <w:hyperlink w:anchor="_Toc184834450" w:history="1">
        <w:r w:rsidRPr="008360EF">
          <w:rPr>
            <w:rStyle w:val="Hyperlink"/>
            <w:noProof/>
          </w:rPr>
          <w:t>Chapter 3: Research Method</w:t>
        </w:r>
        <w:r>
          <w:rPr>
            <w:noProof/>
            <w:webHidden/>
          </w:rPr>
          <w:tab/>
        </w:r>
        <w:r>
          <w:rPr>
            <w:noProof/>
            <w:webHidden/>
          </w:rPr>
          <w:fldChar w:fldCharType="begin"/>
        </w:r>
        <w:r>
          <w:rPr>
            <w:noProof/>
            <w:webHidden/>
          </w:rPr>
          <w:instrText xml:space="preserve"> PAGEREF _Toc184834450 \h </w:instrText>
        </w:r>
        <w:r>
          <w:rPr>
            <w:noProof/>
            <w:webHidden/>
          </w:rPr>
        </w:r>
        <w:r>
          <w:rPr>
            <w:noProof/>
            <w:webHidden/>
          </w:rPr>
          <w:fldChar w:fldCharType="separate"/>
        </w:r>
        <w:r>
          <w:rPr>
            <w:noProof/>
            <w:webHidden/>
          </w:rPr>
          <w:t>53</w:t>
        </w:r>
        <w:r>
          <w:rPr>
            <w:noProof/>
            <w:webHidden/>
          </w:rPr>
          <w:fldChar w:fldCharType="end"/>
        </w:r>
      </w:hyperlink>
    </w:p>
    <w:p w14:paraId="3D9571D1" w14:textId="54CFDD0D" w:rsidR="0090665F" w:rsidRDefault="0090665F">
      <w:pPr>
        <w:pStyle w:val="TOC2"/>
        <w:rPr>
          <w:rFonts w:asciiTheme="minorHAnsi" w:eastAsiaTheme="minorEastAsia" w:hAnsiTheme="minorHAnsi" w:cstheme="minorBidi"/>
          <w:noProof/>
          <w:kern w:val="2"/>
          <w14:ligatures w14:val="standardContextual"/>
        </w:rPr>
      </w:pPr>
      <w:hyperlink w:anchor="_Toc184834451" w:history="1">
        <w:r w:rsidRPr="008360EF">
          <w:rPr>
            <w:rStyle w:val="Hyperlink"/>
            <w:noProof/>
          </w:rPr>
          <w:t>Research Methodology and Design  Process Diagram</w:t>
        </w:r>
        <w:r>
          <w:rPr>
            <w:noProof/>
            <w:webHidden/>
          </w:rPr>
          <w:tab/>
        </w:r>
        <w:r>
          <w:rPr>
            <w:noProof/>
            <w:webHidden/>
          </w:rPr>
          <w:fldChar w:fldCharType="begin"/>
        </w:r>
        <w:r>
          <w:rPr>
            <w:noProof/>
            <w:webHidden/>
          </w:rPr>
          <w:instrText xml:space="preserve"> PAGEREF _Toc184834451 \h </w:instrText>
        </w:r>
        <w:r>
          <w:rPr>
            <w:noProof/>
            <w:webHidden/>
          </w:rPr>
        </w:r>
        <w:r>
          <w:rPr>
            <w:noProof/>
            <w:webHidden/>
          </w:rPr>
          <w:fldChar w:fldCharType="separate"/>
        </w:r>
        <w:r>
          <w:rPr>
            <w:noProof/>
            <w:webHidden/>
          </w:rPr>
          <w:t>54</w:t>
        </w:r>
        <w:r>
          <w:rPr>
            <w:noProof/>
            <w:webHidden/>
          </w:rPr>
          <w:fldChar w:fldCharType="end"/>
        </w:r>
      </w:hyperlink>
    </w:p>
    <w:p w14:paraId="293C3911" w14:textId="5F24E222" w:rsidR="0090665F" w:rsidRDefault="0090665F">
      <w:pPr>
        <w:pStyle w:val="TOC2"/>
        <w:rPr>
          <w:rFonts w:asciiTheme="minorHAnsi" w:eastAsiaTheme="minorEastAsia" w:hAnsiTheme="minorHAnsi" w:cstheme="minorBidi"/>
          <w:noProof/>
          <w:kern w:val="2"/>
          <w14:ligatures w14:val="standardContextual"/>
        </w:rPr>
      </w:pPr>
      <w:hyperlink w:anchor="_Toc184834452" w:history="1">
        <w:r w:rsidRPr="008360EF">
          <w:rPr>
            <w:rStyle w:val="Hyperlink"/>
            <w:noProof/>
          </w:rPr>
          <w:t>Research Methodology and Design  (Nature of the Study)</w:t>
        </w:r>
        <w:r>
          <w:rPr>
            <w:noProof/>
            <w:webHidden/>
          </w:rPr>
          <w:tab/>
        </w:r>
        <w:r>
          <w:rPr>
            <w:noProof/>
            <w:webHidden/>
          </w:rPr>
          <w:fldChar w:fldCharType="begin"/>
        </w:r>
        <w:r>
          <w:rPr>
            <w:noProof/>
            <w:webHidden/>
          </w:rPr>
          <w:instrText xml:space="preserve"> PAGEREF _Toc184834452 \h </w:instrText>
        </w:r>
        <w:r>
          <w:rPr>
            <w:noProof/>
            <w:webHidden/>
          </w:rPr>
        </w:r>
        <w:r>
          <w:rPr>
            <w:noProof/>
            <w:webHidden/>
          </w:rPr>
          <w:fldChar w:fldCharType="separate"/>
        </w:r>
        <w:r>
          <w:rPr>
            <w:noProof/>
            <w:webHidden/>
          </w:rPr>
          <w:t>56</w:t>
        </w:r>
        <w:r>
          <w:rPr>
            <w:noProof/>
            <w:webHidden/>
          </w:rPr>
          <w:fldChar w:fldCharType="end"/>
        </w:r>
      </w:hyperlink>
    </w:p>
    <w:p w14:paraId="0666085D" w14:textId="36DC1340" w:rsidR="0090665F" w:rsidRDefault="0090665F">
      <w:pPr>
        <w:pStyle w:val="TOC2"/>
        <w:rPr>
          <w:rFonts w:asciiTheme="minorHAnsi" w:eastAsiaTheme="minorEastAsia" w:hAnsiTheme="minorHAnsi" w:cstheme="minorBidi"/>
          <w:noProof/>
          <w:kern w:val="2"/>
          <w14:ligatures w14:val="standardContextual"/>
        </w:rPr>
      </w:pPr>
      <w:hyperlink w:anchor="_Toc184834453" w:history="1">
        <w:r w:rsidRPr="008360EF">
          <w:rPr>
            <w:rStyle w:val="Hyperlink"/>
            <w:noProof/>
          </w:rPr>
          <w:t>Population and Sample</w:t>
        </w:r>
        <w:r>
          <w:rPr>
            <w:noProof/>
            <w:webHidden/>
          </w:rPr>
          <w:tab/>
        </w:r>
        <w:r>
          <w:rPr>
            <w:noProof/>
            <w:webHidden/>
          </w:rPr>
          <w:fldChar w:fldCharType="begin"/>
        </w:r>
        <w:r>
          <w:rPr>
            <w:noProof/>
            <w:webHidden/>
          </w:rPr>
          <w:instrText xml:space="preserve"> PAGEREF _Toc184834453 \h </w:instrText>
        </w:r>
        <w:r>
          <w:rPr>
            <w:noProof/>
            <w:webHidden/>
          </w:rPr>
        </w:r>
        <w:r>
          <w:rPr>
            <w:noProof/>
            <w:webHidden/>
          </w:rPr>
          <w:fldChar w:fldCharType="separate"/>
        </w:r>
        <w:r>
          <w:rPr>
            <w:noProof/>
            <w:webHidden/>
          </w:rPr>
          <w:t>63</w:t>
        </w:r>
        <w:r>
          <w:rPr>
            <w:noProof/>
            <w:webHidden/>
          </w:rPr>
          <w:fldChar w:fldCharType="end"/>
        </w:r>
      </w:hyperlink>
    </w:p>
    <w:p w14:paraId="135B7A55" w14:textId="1D971F56" w:rsidR="0090665F" w:rsidRDefault="0090665F">
      <w:pPr>
        <w:pStyle w:val="TOC2"/>
        <w:rPr>
          <w:rFonts w:asciiTheme="minorHAnsi" w:eastAsiaTheme="minorEastAsia" w:hAnsiTheme="minorHAnsi" w:cstheme="minorBidi"/>
          <w:noProof/>
          <w:kern w:val="2"/>
          <w14:ligatures w14:val="standardContextual"/>
        </w:rPr>
      </w:pPr>
      <w:hyperlink w:anchor="_Toc184834454" w:history="1">
        <w:r w:rsidRPr="008360EF">
          <w:rPr>
            <w:rStyle w:val="Hyperlink"/>
            <w:noProof/>
          </w:rPr>
          <w:t>Instrumentation</w:t>
        </w:r>
        <w:r>
          <w:rPr>
            <w:noProof/>
            <w:webHidden/>
          </w:rPr>
          <w:tab/>
        </w:r>
        <w:r>
          <w:rPr>
            <w:noProof/>
            <w:webHidden/>
          </w:rPr>
          <w:fldChar w:fldCharType="begin"/>
        </w:r>
        <w:r>
          <w:rPr>
            <w:noProof/>
            <w:webHidden/>
          </w:rPr>
          <w:instrText xml:space="preserve"> PAGEREF _Toc184834454 \h </w:instrText>
        </w:r>
        <w:r>
          <w:rPr>
            <w:noProof/>
            <w:webHidden/>
          </w:rPr>
        </w:r>
        <w:r>
          <w:rPr>
            <w:noProof/>
            <w:webHidden/>
          </w:rPr>
          <w:fldChar w:fldCharType="separate"/>
        </w:r>
        <w:r>
          <w:rPr>
            <w:noProof/>
            <w:webHidden/>
          </w:rPr>
          <w:t>67</w:t>
        </w:r>
        <w:r>
          <w:rPr>
            <w:noProof/>
            <w:webHidden/>
          </w:rPr>
          <w:fldChar w:fldCharType="end"/>
        </w:r>
      </w:hyperlink>
    </w:p>
    <w:p w14:paraId="3770B83D" w14:textId="46AB563C" w:rsidR="0090665F" w:rsidRDefault="0090665F">
      <w:pPr>
        <w:pStyle w:val="TOC2"/>
        <w:rPr>
          <w:rFonts w:asciiTheme="minorHAnsi" w:eastAsiaTheme="minorEastAsia" w:hAnsiTheme="minorHAnsi" w:cstheme="minorBidi"/>
          <w:noProof/>
          <w:kern w:val="2"/>
          <w14:ligatures w14:val="standardContextual"/>
        </w:rPr>
      </w:pPr>
      <w:hyperlink w:anchor="_Toc184834455" w:history="1">
        <w:r w:rsidRPr="008360EF">
          <w:rPr>
            <w:rStyle w:val="Hyperlink"/>
            <w:noProof/>
          </w:rPr>
          <w:t>Operational Definitions of Variables</w:t>
        </w:r>
        <w:r>
          <w:rPr>
            <w:noProof/>
            <w:webHidden/>
          </w:rPr>
          <w:tab/>
        </w:r>
        <w:r>
          <w:rPr>
            <w:noProof/>
            <w:webHidden/>
          </w:rPr>
          <w:fldChar w:fldCharType="begin"/>
        </w:r>
        <w:r>
          <w:rPr>
            <w:noProof/>
            <w:webHidden/>
          </w:rPr>
          <w:instrText xml:space="preserve"> PAGEREF _Toc184834455 \h </w:instrText>
        </w:r>
        <w:r>
          <w:rPr>
            <w:noProof/>
            <w:webHidden/>
          </w:rPr>
        </w:r>
        <w:r>
          <w:rPr>
            <w:noProof/>
            <w:webHidden/>
          </w:rPr>
          <w:fldChar w:fldCharType="separate"/>
        </w:r>
        <w:r>
          <w:rPr>
            <w:noProof/>
            <w:webHidden/>
          </w:rPr>
          <w:t>73</w:t>
        </w:r>
        <w:r>
          <w:rPr>
            <w:noProof/>
            <w:webHidden/>
          </w:rPr>
          <w:fldChar w:fldCharType="end"/>
        </w:r>
      </w:hyperlink>
    </w:p>
    <w:p w14:paraId="7A58E030" w14:textId="1F80A32F" w:rsidR="0090665F" w:rsidRDefault="0090665F">
      <w:pPr>
        <w:pStyle w:val="TOC2"/>
        <w:rPr>
          <w:rFonts w:asciiTheme="minorHAnsi" w:eastAsiaTheme="minorEastAsia" w:hAnsiTheme="minorHAnsi" w:cstheme="minorBidi"/>
          <w:noProof/>
          <w:kern w:val="2"/>
          <w14:ligatures w14:val="standardContextual"/>
        </w:rPr>
      </w:pPr>
      <w:hyperlink w:anchor="_Toc184834456" w:history="1">
        <w:r w:rsidRPr="008360EF">
          <w:rPr>
            <w:rStyle w:val="Hyperlink"/>
            <w:noProof/>
          </w:rPr>
          <w:t>Study Procedures</w:t>
        </w:r>
        <w:r>
          <w:rPr>
            <w:noProof/>
            <w:webHidden/>
          </w:rPr>
          <w:tab/>
        </w:r>
        <w:r>
          <w:rPr>
            <w:noProof/>
            <w:webHidden/>
          </w:rPr>
          <w:fldChar w:fldCharType="begin"/>
        </w:r>
        <w:r>
          <w:rPr>
            <w:noProof/>
            <w:webHidden/>
          </w:rPr>
          <w:instrText xml:space="preserve"> PAGEREF _Toc184834456 \h </w:instrText>
        </w:r>
        <w:r>
          <w:rPr>
            <w:noProof/>
            <w:webHidden/>
          </w:rPr>
        </w:r>
        <w:r>
          <w:rPr>
            <w:noProof/>
            <w:webHidden/>
          </w:rPr>
          <w:fldChar w:fldCharType="separate"/>
        </w:r>
        <w:r>
          <w:rPr>
            <w:noProof/>
            <w:webHidden/>
          </w:rPr>
          <w:t>78</w:t>
        </w:r>
        <w:r>
          <w:rPr>
            <w:noProof/>
            <w:webHidden/>
          </w:rPr>
          <w:fldChar w:fldCharType="end"/>
        </w:r>
      </w:hyperlink>
    </w:p>
    <w:p w14:paraId="3E9D7E15" w14:textId="6022E830" w:rsidR="0090665F" w:rsidRDefault="0090665F">
      <w:pPr>
        <w:pStyle w:val="TOC2"/>
        <w:rPr>
          <w:rFonts w:asciiTheme="minorHAnsi" w:eastAsiaTheme="minorEastAsia" w:hAnsiTheme="minorHAnsi" w:cstheme="minorBidi"/>
          <w:noProof/>
          <w:kern w:val="2"/>
          <w14:ligatures w14:val="standardContextual"/>
        </w:rPr>
      </w:pPr>
      <w:hyperlink w:anchor="_Toc184834457" w:history="1">
        <w:r w:rsidRPr="008360EF">
          <w:rPr>
            <w:rStyle w:val="Hyperlink"/>
            <w:noProof/>
          </w:rPr>
          <w:t>Assumptions</w:t>
        </w:r>
        <w:r>
          <w:rPr>
            <w:noProof/>
            <w:webHidden/>
          </w:rPr>
          <w:tab/>
        </w:r>
        <w:r>
          <w:rPr>
            <w:noProof/>
            <w:webHidden/>
          </w:rPr>
          <w:fldChar w:fldCharType="begin"/>
        </w:r>
        <w:r>
          <w:rPr>
            <w:noProof/>
            <w:webHidden/>
          </w:rPr>
          <w:instrText xml:space="preserve"> PAGEREF _Toc184834457 \h </w:instrText>
        </w:r>
        <w:r>
          <w:rPr>
            <w:noProof/>
            <w:webHidden/>
          </w:rPr>
        </w:r>
        <w:r>
          <w:rPr>
            <w:noProof/>
            <w:webHidden/>
          </w:rPr>
          <w:fldChar w:fldCharType="separate"/>
        </w:r>
        <w:r>
          <w:rPr>
            <w:noProof/>
            <w:webHidden/>
          </w:rPr>
          <w:t>93</w:t>
        </w:r>
        <w:r>
          <w:rPr>
            <w:noProof/>
            <w:webHidden/>
          </w:rPr>
          <w:fldChar w:fldCharType="end"/>
        </w:r>
      </w:hyperlink>
    </w:p>
    <w:p w14:paraId="3AFAD428" w14:textId="3F06368B" w:rsidR="0090665F" w:rsidRDefault="0090665F">
      <w:pPr>
        <w:pStyle w:val="TOC2"/>
        <w:rPr>
          <w:rFonts w:asciiTheme="minorHAnsi" w:eastAsiaTheme="minorEastAsia" w:hAnsiTheme="minorHAnsi" w:cstheme="minorBidi"/>
          <w:noProof/>
          <w:kern w:val="2"/>
          <w14:ligatures w14:val="standardContextual"/>
        </w:rPr>
      </w:pPr>
      <w:hyperlink w:anchor="_Toc184834458" w:history="1">
        <w:r w:rsidRPr="008360EF">
          <w:rPr>
            <w:rStyle w:val="Hyperlink"/>
            <w:noProof/>
          </w:rPr>
          <w:t>Limitations</w:t>
        </w:r>
        <w:r>
          <w:rPr>
            <w:noProof/>
            <w:webHidden/>
          </w:rPr>
          <w:tab/>
        </w:r>
        <w:r>
          <w:rPr>
            <w:noProof/>
            <w:webHidden/>
          </w:rPr>
          <w:fldChar w:fldCharType="begin"/>
        </w:r>
        <w:r>
          <w:rPr>
            <w:noProof/>
            <w:webHidden/>
          </w:rPr>
          <w:instrText xml:space="preserve"> PAGEREF _Toc184834458 \h </w:instrText>
        </w:r>
        <w:r>
          <w:rPr>
            <w:noProof/>
            <w:webHidden/>
          </w:rPr>
        </w:r>
        <w:r>
          <w:rPr>
            <w:noProof/>
            <w:webHidden/>
          </w:rPr>
          <w:fldChar w:fldCharType="separate"/>
        </w:r>
        <w:r>
          <w:rPr>
            <w:noProof/>
            <w:webHidden/>
          </w:rPr>
          <w:t>94</w:t>
        </w:r>
        <w:r>
          <w:rPr>
            <w:noProof/>
            <w:webHidden/>
          </w:rPr>
          <w:fldChar w:fldCharType="end"/>
        </w:r>
      </w:hyperlink>
    </w:p>
    <w:p w14:paraId="43A9C4EB" w14:textId="7FF4291B" w:rsidR="0090665F" w:rsidRDefault="0090665F">
      <w:pPr>
        <w:pStyle w:val="TOC2"/>
        <w:rPr>
          <w:rFonts w:asciiTheme="minorHAnsi" w:eastAsiaTheme="minorEastAsia" w:hAnsiTheme="minorHAnsi" w:cstheme="minorBidi"/>
          <w:noProof/>
          <w:kern w:val="2"/>
          <w14:ligatures w14:val="standardContextual"/>
        </w:rPr>
      </w:pPr>
      <w:hyperlink w:anchor="_Toc184834459" w:history="1">
        <w:r w:rsidRPr="008360EF">
          <w:rPr>
            <w:rStyle w:val="Hyperlink"/>
            <w:noProof/>
          </w:rPr>
          <w:t>Delimitations</w:t>
        </w:r>
        <w:r>
          <w:rPr>
            <w:noProof/>
            <w:webHidden/>
          </w:rPr>
          <w:tab/>
        </w:r>
        <w:r>
          <w:rPr>
            <w:noProof/>
            <w:webHidden/>
          </w:rPr>
          <w:fldChar w:fldCharType="begin"/>
        </w:r>
        <w:r>
          <w:rPr>
            <w:noProof/>
            <w:webHidden/>
          </w:rPr>
          <w:instrText xml:space="preserve"> PAGEREF _Toc184834459 \h </w:instrText>
        </w:r>
        <w:r>
          <w:rPr>
            <w:noProof/>
            <w:webHidden/>
          </w:rPr>
        </w:r>
        <w:r>
          <w:rPr>
            <w:noProof/>
            <w:webHidden/>
          </w:rPr>
          <w:fldChar w:fldCharType="separate"/>
        </w:r>
        <w:r>
          <w:rPr>
            <w:noProof/>
            <w:webHidden/>
          </w:rPr>
          <w:t>96</w:t>
        </w:r>
        <w:r>
          <w:rPr>
            <w:noProof/>
            <w:webHidden/>
          </w:rPr>
          <w:fldChar w:fldCharType="end"/>
        </w:r>
      </w:hyperlink>
    </w:p>
    <w:p w14:paraId="62F442A9" w14:textId="5C277A62" w:rsidR="0090665F" w:rsidRDefault="0090665F">
      <w:pPr>
        <w:pStyle w:val="TOC2"/>
        <w:rPr>
          <w:rFonts w:asciiTheme="minorHAnsi" w:eastAsiaTheme="minorEastAsia" w:hAnsiTheme="minorHAnsi" w:cstheme="minorBidi"/>
          <w:noProof/>
          <w:kern w:val="2"/>
          <w14:ligatures w14:val="standardContextual"/>
        </w:rPr>
      </w:pPr>
      <w:hyperlink w:anchor="_Toc184834460" w:history="1">
        <w:r w:rsidRPr="008360EF">
          <w:rPr>
            <w:rStyle w:val="Hyperlink"/>
            <w:noProof/>
          </w:rPr>
          <w:t>Summary</w:t>
        </w:r>
        <w:r>
          <w:rPr>
            <w:noProof/>
            <w:webHidden/>
          </w:rPr>
          <w:tab/>
        </w:r>
        <w:r>
          <w:rPr>
            <w:noProof/>
            <w:webHidden/>
          </w:rPr>
          <w:fldChar w:fldCharType="begin"/>
        </w:r>
        <w:r>
          <w:rPr>
            <w:noProof/>
            <w:webHidden/>
          </w:rPr>
          <w:instrText xml:space="preserve"> PAGEREF _Toc184834460 \h </w:instrText>
        </w:r>
        <w:r>
          <w:rPr>
            <w:noProof/>
            <w:webHidden/>
          </w:rPr>
        </w:r>
        <w:r>
          <w:rPr>
            <w:noProof/>
            <w:webHidden/>
          </w:rPr>
          <w:fldChar w:fldCharType="separate"/>
        </w:r>
        <w:r>
          <w:rPr>
            <w:noProof/>
            <w:webHidden/>
          </w:rPr>
          <w:t>99</w:t>
        </w:r>
        <w:r>
          <w:rPr>
            <w:noProof/>
            <w:webHidden/>
          </w:rPr>
          <w:fldChar w:fldCharType="end"/>
        </w:r>
      </w:hyperlink>
    </w:p>
    <w:p w14:paraId="4FAE3EAF" w14:textId="04F5A9B1" w:rsidR="0090665F" w:rsidRDefault="0090665F">
      <w:pPr>
        <w:pStyle w:val="TOC1"/>
        <w:rPr>
          <w:rFonts w:asciiTheme="minorHAnsi" w:eastAsiaTheme="minorEastAsia" w:hAnsiTheme="minorHAnsi" w:cstheme="minorBidi"/>
          <w:noProof/>
          <w:kern w:val="2"/>
          <w:szCs w:val="24"/>
          <w14:ligatures w14:val="standardContextual"/>
        </w:rPr>
      </w:pPr>
      <w:hyperlink w:anchor="_Toc184834461" w:history="1">
        <w:r w:rsidRPr="008360EF">
          <w:rPr>
            <w:rStyle w:val="Hyperlink"/>
            <w:noProof/>
          </w:rPr>
          <w:t>References</w:t>
        </w:r>
        <w:r>
          <w:rPr>
            <w:noProof/>
            <w:webHidden/>
          </w:rPr>
          <w:tab/>
        </w:r>
        <w:r>
          <w:rPr>
            <w:noProof/>
            <w:webHidden/>
          </w:rPr>
          <w:fldChar w:fldCharType="begin"/>
        </w:r>
        <w:r>
          <w:rPr>
            <w:noProof/>
            <w:webHidden/>
          </w:rPr>
          <w:instrText xml:space="preserve"> PAGEREF _Toc184834461 \h </w:instrText>
        </w:r>
        <w:r>
          <w:rPr>
            <w:noProof/>
            <w:webHidden/>
          </w:rPr>
        </w:r>
        <w:r>
          <w:rPr>
            <w:noProof/>
            <w:webHidden/>
          </w:rPr>
          <w:fldChar w:fldCharType="separate"/>
        </w:r>
        <w:r>
          <w:rPr>
            <w:noProof/>
            <w:webHidden/>
          </w:rPr>
          <w:t>101</w:t>
        </w:r>
        <w:r>
          <w:rPr>
            <w:noProof/>
            <w:webHidden/>
          </w:rPr>
          <w:fldChar w:fldCharType="end"/>
        </w:r>
      </w:hyperlink>
    </w:p>
    <w:p w14:paraId="309969F9" w14:textId="6AA7B1FD" w:rsidR="00A82120" w:rsidRPr="00AF3B5B" w:rsidRDefault="00C90F44" w:rsidP="00AF3B5B">
      <w:pPr>
        <w:pStyle w:val="TOC1"/>
        <w:rPr>
          <w:rFonts w:asciiTheme="minorHAnsi" w:eastAsiaTheme="minorEastAsia" w:hAnsiTheme="minorHAnsi" w:cstheme="minorBidi"/>
          <w:noProof/>
          <w:sz w:val="22"/>
        </w:rPr>
      </w:pPr>
      <w:r>
        <w:rPr>
          <w:color w:val="2B579A"/>
          <w:shd w:val="clear" w:color="auto" w:fill="E6E6E6"/>
        </w:rPr>
        <w:fldChar w:fldCharType="end"/>
      </w:r>
      <w:r w:rsidR="00A82120">
        <w:br w:type="page"/>
      </w:r>
    </w:p>
    <w:p w14:paraId="279633F0" w14:textId="77777777" w:rsidR="00C51BB9" w:rsidRPr="00D00B18" w:rsidRDefault="00C51BB9" w:rsidP="00C51BB9">
      <w:pPr>
        <w:spacing w:line="240" w:lineRule="auto"/>
        <w:contextualSpacing/>
        <w:jc w:val="center"/>
        <w:rPr>
          <w:rFonts w:eastAsia="Times New Roman" w:cs="Times New Roman"/>
          <w:b/>
          <w:bCs/>
          <w:szCs w:val="24"/>
        </w:rPr>
      </w:pPr>
      <w:bookmarkStart w:id="5" w:name="_Toc251423628"/>
      <w:bookmarkEnd w:id="4"/>
      <w:r w:rsidRPr="00D00B18">
        <w:rPr>
          <w:rFonts w:eastAsia="Times New Roman" w:cs="Times New Roman"/>
          <w:b/>
          <w:bCs/>
          <w:szCs w:val="24"/>
        </w:rPr>
        <w:lastRenderedPageBreak/>
        <w:t>List of Tables</w:t>
      </w:r>
    </w:p>
    <w:p w14:paraId="186F5938" w14:textId="77777777" w:rsidR="00C51BB9" w:rsidRDefault="00C51BB9" w:rsidP="00AF3B5B">
      <w:pPr>
        <w:spacing w:line="240" w:lineRule="auto"/>
        <w:contextualSpacing/>
        <w:jc w:val="center"/>
        <w:rPr>
          <w:rFonts w:eastAsia="Times New Roman" w:cs="Times New Roman"/>
          <w:b/>
          <w:bCs/>
          <w:szCs w:val="24"/>
        </w:rPr>
      </w:pPr>
    </w:p>
    <w:p w14:paraId="5EA682DB" w14:textId="54FAF6AE" w:rsidR="00C51BB9" w:rsidRDefault="00C51BB9">
      <w:pPr>
        <w:rPr>
          <w:rFonts w:eastAsia="Times New Roman" w:cs="Times New Roman"/>
          <w:b/>
          <w:bCs/>
          <w:szCs w:val="24"/>
        </w:rPr>
      </w:pPr>
      <w:r>
        <w:rPr>
          <w:rFonts w:eastAsia="Times New Roman" w:cs="Times New Roman"/>
          <w:b/>
          <w:bCs/>
          <w:szCs w:val="24"/>
        </w:rPr>
        <w:br w:type="page"/>
      </w:r>
    </w:p>
    <w:p w14:paraId="0F160F76" w14:textId="02BE6E9F" w:rsidR="00887A22" w:rsidRDefault="00887A22" w:rsidP="00AF3B5B">
      <w:pPr>
        <w:spacing w:line="240" w:lineRule="auto"/>
        <w:contextualSpacing/>
        <w:jc w:val="center"/>
        <w:rPr>
          <w:rFonts w:eastAsia="Times New Roman" w:cs="Times New Roman"/>
          <w:b/>
          <w:bCs/>
          <w:szCs w:val="24"/>
        </w:rPr>
      </w:pPr>
      <w:r w:rsidRPr="00D00B18">
        <w:rPr>
          <w:rFonts w:eastAsia="Times New Roman" w:cs="Times New Roman"/>
          <w:b/>
          <w:bCs/>
          <w:szCs w:val="24"/>
        </w:rPr>
        <w:lastRenderedPageBreak/>
        <w:t>List of Figures</w:t>
      </w:r>
      <w:bookmarkEnd w:id="5"/>
    </w:p>
    <w:p w14:paraId="17CC74F6" w14:textId="3258BB2A" w:rsidR="000F1135" w:rsidRDefault="00157144">
      <w:pPr>
        <w:pStyle w:val="TableofFigures"/>
        <w:tabs>
          <w:tab w:val="right" w:leader="dot" w:pos="9350"/>
        </w:tabs>
        <w:rPr>
          <w:rFonts w:asciiTheme="minorHAnsi" w:eastAsiaTheme="minorEastAsia" w:hAnsiTheme="minorHAnsi"/>
          <w:noProof/>
          <w:kern w:val="2"/>
          <w:szCs w:val="24"/>
          <w14:ligatures w14:val="standardContextual"/>
        </w:rPr>
      </w:pPr>
      <w:r>
        <w:rPr>
          <w:rFonts w:asciiTheme="minorHAnsi" w:eastAsiaTheme="minorEastAsia" w:hAnsiTheme="minorHAnsi"/>
          <w:noProof/>
          <w:kern w:val="2"/>
          <w:szCs w:val="24"/>
          <w14:ligatures w14:val="standardContextual"/>
        </w:rPr>
        <w:fldChar w:fldCharType="begin"/>
      </w:r>
      <w:r>
        <w:rPr>
          <w:rFonts w:asciiTheme="minorHAnsi" w:eastAsiaTheme="minorEastAsia" w:hAnsiTheme="minorHAnsi"/>
          <w:noProof/>
          <w:kern w:val="2"/>
          <w:szCs w:val="24"/>
          <w14:ligatures w14:val="standardContextual"/>
        </w:rPr>
        <w:instrText xml:space="preserve"> TOC \h \z \c "Figure" </w:instrText>
      </w:r>
      <w:r>
        <w:rPr>
          <w:rFonts w:asciiTheme="minorHAnsi" w:eastAsiaTheme="minorEastAsia" w:hAnsiTheme="minorHAnsi"/>
          <w:noProof/>
          <w:kern w:val="2"/>
          <w:szCs w:val="24"/>
          <w14:ligatures w14:val="standardContextual"/>
        </w:rPr>
        <w:fldChar w:fldCharType="separate"/>
      </w:r>
      <w:hyperlink w:anchor="_Toc198886049" w:history="1">
        <w:r w:rsidR="000F1135" w:rsidRPr="007C126E">
          <w:rPr>
            <w:rStyle w:val="Hyperlink"/>
            <w:b/>
            <w:bCs/>
            <w:noProof/>
          </w:rPr>
          <w:t>Figure 1</w:t>
        </w:r>
        <w:r w:rsidR="000F1135" w:rsidRPr="007C126E">
          <w:rPr>
            <w:rStyle w:val="Hyperlink"/>
            <w:noProof/>
          </w:rPr>
          <w:t xml:space="preserve">  </w:t>
        </w:r>
        <w:r w:rsidR="000F1135" w:rsidRPr="007C126E">
          <w:rPr>
            <w:rStyle w:val="Hyperlink"/>
            <w:i/>
            <w:noProof/>
          </w:rPr>
          <w:t>Classification Through Clustering Framework</w:t>
        </w:r>
        <w:r w:rsidR="000F1135">
          <w:rPr>
            <w:noProof/>
            <w:webHidden/>
          </w:rPr>
          <w:tab/>
        </w:r>
        <w:r w:rsidR="000F1135">
          <w:rPr>
            <w:noProof/>
            <w:webHidden/>
          </w:rPr>
          <w:fldChar w:fldCharType="begin"/>
        </w:r>
        <w:r w:rsidR="000F1135">
          <w:rPr>
            <w:noProof/>
            <w:webHidden/>
          </w:rPr>
          <w:instrText xml:space="preserve"> PAGEREF _Toc198886049 \h </w:instrText>
        </w:r>
        <w:r w:rsidR="000F1135">
          <w:rPr>
            <w:noProof/>
            <w:webHidden/>
          </w:rPr>
        </w:r>
        <w:r w:rsidR="000F1135">
          <w:rPr>
            <w:noProof/>
            <w:webHidden/>
          </w:rPr>
          <w:fldChar w:fldCharType="separate"/>
        </w:r>
        <w:r w:rsidR="000F1135">
          <w:rPr>
            <w:noProof/>
            <w:webHidden/>
          </w:rPr>
          <w:t>22</w:t>
        </w:r>
        <w:r w:rsidR="000F1135">
          <w:rPr>
            <w:noProof/>
            <w:webHidden/>
          </w:rPr>
          <w:fldChar w:fldCharType="end"/>
        </w:r>
      </w:hyperlink>
    </w:p>
    <w:p w14:paraId="19AFBCA3" w14:textId="61A6977C" w:rsidR="000F1135" w:rsidRDefault="000F1135">
      <w:pPr>
        <w:pStyle w:val="TableofFigures"/>
        <w:tabs>
          <w:tab w:val="right" w:leader="dot" w:pos="9350"/>
        </w:tabs>
        <w:rPr>
          <w:rFonts w:asciiTheme="minorHAnsi" w:eastAsiaTheme="minorEastAsia" w:hAnsiTheme="minorHAnsi"/>
          <w:noProof/>
          <w:kern w:val="2"/>
          <w:szCs w:val="24"/>
          <w14:ligatures w14:val="standardContextual"/>
        </w:rPr>
      </w:pPr>
      <w:hyperlink w:anchor="_Toc198886050" w:history="1">
        <w:r w:rsidRPr="007C126E">
          <w:rPr>
            <w:rStyle w:val="Hyperlink"/>
            <w:b/>
            <w:bCs/>
            <w:noProof/>
          </w:rPr>
          <w:t>Figure 2</w:t>
        </w:r>
        <w:r w:rsidRPr="007C126E">
          <w:rPr>
            <w:rStyle w:val="Hyperlink"/>
            <w:noProof/>
          </w:rPr>
          <w:t xml:space="preserve">  </w:t>
        </w:r>
        <w:r w:rsidRPr="007C126E">
          <w:rPr>
            <w:rStyle w:val="Hyperlink"/>
            <w:i/>
            <w:noProof/>
          </w:rPr>
          <w:t>COVID-19 Deaths, by Week, in The United States</w:t>
        </w:r>
        <w:r>
          <w:rPr>
            <w:noProof/>
            <w:webHidden/>
          </w:rPr>
          <w:tab/>
        </w:r>
        <w:r>
          <w:rPr>
            <w:noProof/>
            <w:webHidden/>
          </w:rPr>
          <w:fldChar w:fldCharType="begin"/>
        </w:r>
        <w:r>
          <w:rPr>
            <w:noProof/>
            <w:webHidden/>
          </w:rPr>
          <w:instrText xml:space="preserve"> PAGEREF _Toc198886050 \h </w:instrText>
        </w:r>
        <w:r>
          <w:rPr>
            <w:noProof/>
            <w:webHidden/>
          </w:rPr>
        </w:r>
        <w:r>
          <w:rPr>
            <w:noProof/>
            <w:webHidden/>
          </w:rPr>
          <w:fldChar w:fldCharType="separate"/>
        </w:r>
        <w:r>
          <w:rPr>
            <w:noProof/>
            <w:webHidden/>
          </w:rPr>
          <w:t>30</w:t>
        </w:r>
        <w:r>
          <w:rPr>
            <w:noProof/>
            <w:webHidden/>
          </w:rPr>
          <w:fldChar w:fldCharType="end"/>
        </w:r>
      </w:hyperlink>
    </w:p>
    <w:p w14:paraId="05E486B2" w14:textId="11C2D7FB" w:rsidR="000F1135" w:rsidRDefault="000F1135">
      <w:pPr>
        <w:pStyle w:val="TableofFigures"/>
        <w:tabs>
          <w:tab w:val="right" w:leader="dot" w:pos="9350"/>
        </w:tabs>
        <w:rPr>
          <w:rFonts w:asciiTheme="minorHAnsi" w:eastAsiaTheme="minorEastAsia" w:hAnsiTheme="minorHAnsi"/>
          <w:noProof/>
          <w:kern w:val="2"/>
          <w:szCs w:val="24"/>
          <w14:ligatures w14:val="standardContextual"/>
        </w:rPr>
      </w:pPr>
      <w:hyperlink w:anchor="_Toc198886051" w:history="1">
        <w:r w:rsidRPr="007C126E">
          <w:rPr>
            <w:rStyle w:val="Hyperlink"/>
            <w:b/>
            <w:bCs/>
            <w:noProof/>
          </w:rPr>
          <w:t xml:space="preserve">Figure 3 </w:t>
        </w:r>
        <w:r w:rsidRPr="007C126E">
          <w:rPr>
            <w:rStyle w:val="Hyperlink"/>
            <w:i/>
            <w:noProof/>
          </w:rPr>
          <w:t>Labor Market Policy Responses to Recessions the United States and Europe</w:t>
        </w:r>
        <w:r>
          <w:rPr>
            <w:noProof/>
            <w:webHidden/>
          </w:rPr>
          <w:tab/>
        </w:r>
        <w:r>
          <w:rPr>
            <w:noProof/>
            <w:webHidden/>
          </w:rPr>
          <w:fldChar w:fldCharType="begin"/>
        </w:r>
        <w:r>
          <w:rPr>
            <w:noProof/>
            <w:webHidden/>
          </w:rPr>
          <w:instrText xml:space="preserve"> PAGEREF _Toc198886051 \h </w:instrText>
        </w:r>
        <w:r>
          <w:rPr>
            <w:noProof/>
            <w:webHidden/>
          </w:rPr>
        </w:r>
        <w:r>
          <w:rPr>
            <w:noProof/>
            <w:webHidden/>
          </w:rPr>
          <w:fldChar w:fldCharType="separate"/>
        </w:r>
        <w:r>
          <w:rPr>
            <w:noProof/>
            <w:webHidden/>
          </w:rPr>
          <w:t>33</w:t>
        </w:r>
        <w:r>
          <w:rPr>
            <w:noProof/>
            <w:webHidden/>
          </w:rPr>
          <w:fldChar w:fldCharType="end"/>
        </w:r>
      </w:hyperlink>
    </w:p>
    <w:p w14:paraId="2B100719" w14:textId="123762CD" w:rsidR="000F1135" w:rsidRDefault="000F1135">
      <w:pPr>
        <w:pStyle w:val="TableofFigures"/>
        <w:tabs>
          <w:tab w:val="right" w:leader="dot" w:pos="9350"/>
        </w:tabs>
        <w:rPr>
          <w:rFonts w:asciiTheme="minorHAnsi" w:eastAsiaTheme="minorEastAsia" w:hAnsiTheme="minorHAnsi"/>
          <w:noProof/>
          <w:kern w:val="2"/>
          <w:szCs w:val="24"/>
          <w14:ligatures w14:val="standardContextual"/>
        </w:rPr>
      </w:pPr>
      <w:hyperlink w:anchor="_Toc198886052" w:history="1">
        <w:r w:rsidRPr="007C126E">
          <w:rPr>
            <w:rStyle w:val="Hyperlink"/>
            <w:b/>
            <w:bCs/>
            <w:noProof/>
          </w:rPr>
          <w:t xml:space="preserve">Figure 4  </w:t>
        </w:r>
        <w:r w:rsidRPr="007C126E">
          <w:rPr>
            <w:rStyle w:val="Hyperlink"/>
            <w:i/>
            <w:noProof/>
          </w:rPr>
          <w:t>PPP Loan Application Process Flowchart</w:t>
        </w:r>
        <w:r>
          <w:rPr>
            <w:noProof/>
            <w:webHidden/>
          </w:rPr>
          <w:tab/>
        </w:r>
        <w:r>
          <w:rPr>
            <w:noProof/>
            <w:webHidden/>
          </w:rPr>
          <w:fldChar w:fldCharType="begin"/>
        </w:r>
        <w:r>
          <w:rPr>
            <w:noProof/>
            <w:webHidden/>
          </w:rPr>
          <w:instrText xml:space="preserve"> PAGEREF _Toc198886052 \h </w:instrText>
        </w:r>
        <w:r>
          <w:rPr>
            <w:noProof/>
            <w:webHidden/>
          </w:rPr>
        </w:r>
        <w:r>
          <w:rPr>
            <w:noProof/>
            <w:webHidden/>
          </w:rPr>
          <w:fldChar w:fldCharType="separate"/>
        </w:r>
        <w:r>
          <w:rPr>
            <w:noProof/>
            <w:webHidden/>
          </w:rPr>
          <w:t>36</w:t>
        </w:r>
        <w:r>
          <w:rPr>
            <w:noProof/>
            <w:webHidden/>
          </w:rPr>
          <w:fldChar w:fldCharType="end"/>
        </w:r>
      </w:hyperlink>
    </w:p>
    <w:p w14:paraId="20ED18E9" w14:textId="66C8D8C8" w:rsidR="000F1135" w:rsidRDefault="000F1135">
      <w:pPr>
        <w:pStyle w:val="TableofFigures"/>
        <w:tabs>
          <w:tab w:val="right" w:leader="dot" w:pos="9350"/>
        </w:tabs>
        <w:rPr>
          <w:rFonts w:asciiTheme="minorHAnsi" w:eastAsiaTheme="minorEastAsia" w:hAnsiTheme="minorHAnsi"/>
          <w:noProof/>
          <w:kern w:val="2"/>
          <w:szCs w:val="24"/>
          <w14:ligatures w14:val="standardContextual"/>
        </w:rPr>
      </w:pPr>
      <w:hyperlink w:anchor="_Toc198886053" w:history="1">
        <w:r w:rsidRPr="007C126E">
          <w:rPr>
            <w:rStyle w:val="Hyperlink"/>
            <w:b/>
            <w:bCs/>
            <w:noProof/>
          </w:rPr>
          <w:t>Figure 5</w:t>
        </w:r>
        <w:r w:rsidRPr="007C126E">
          <w:rPr>
            <w:rStyle w:val="Hyperlink"/>
            <w:noProof/>
          </w:rPr>
          <w:t xml:space="preserve">  </w:t>
        </w:r>
        <w:r w:rsidRPr="007C126E">
          <w:rPr>
            <w:rStyle w:val="Hyperlink"/>
            <w:i/>
            <w:noProof/>
          </w:rPr>
          <w:t>Logistic Regression Response Function</w:t>
        </w:r>
        <w:r>
          <w:rPr>
            <w:noProof/>
            <w:webHidden/>
          </w:rPr>
          <w:tab/>
        </w:r>
        <w:r>
          <w:rPr>
            <w:noProof/>
            <w:webHidden/>
          </w:rPr>
          <w:fldChar w:fldCharType="begin"/>
        </w:r>
        <w:r>
          <w:rPr>
            <w:noProof/>
            <w:webHidden/>
          </w:rPr>
          <w:instrText xml:space="preserve"> PAGEREF _Toc198886053 \h </w:instrText>
        </w:r>
        <w:r>
          <w:rPr>
            <w:noProof/>
            <w:webHidden/>
          </w:rPr>
        </w:r>
        <w:r>
          <w:rPr>
            <w:noProof/>
            <w:webHidden/>
          </w:rPr>
          <w:fldChar w:fldCharType="separate"/>
        </w:r>
        <w:r>
          <w:rPr>
            <w:noProof/>
            <w:webHidden/>
          </w:rPr>
          <w:t>38</w:t>
        </w:r>
        <w:r>
          <w:rPr>
            <w:noProof/>
            <w:webHidden/>
          </w:rPr>
          <w:fldChar w:fldCharType="end"/>
        </w:r>
      </w:hyperlink>
    </w:p>
    <w:p w14:paraId="42E1596B" w14:textId="1DFBD5A0" w:rsidR="000F1135" w:rsidRDefault="000F1135">
      <w:pPr>
        <w:pStyle w:val="TableofFigures"/>
        <w:tabs>
          <w:tab w:val="right" w:leader="dot" w:pos="9350"/>
        </w:tabs>
        <w:rPr>
          <w:rFonts w:asciiTheme="minorHAnsi" w:eastAsiaTheme="minorEastAsia" w:hAnsiTheme="minorHAnsi"/>
          <w:noProof/>
          <w:kern w:val="2"/>
          <w:szCs w:val="24"/>
          <w14:ligatures w14:val="standardContextual"/>
        </w:rPr>
      </w:pPr>
      <w:hyperlink w:anchor="_Toc198886054" w:history="1">
        <w:r w:rsidRPr="007C126E">
          <w:rPr>
            <w:rStyle w:val="Hyperlink"/>
            <w:b/>
            <w:bCs/>
            <w:noProof/>
          </w:rPr>
          <w:t xml:space="preserve">Figure 6 </w:t>
        </w:r>
        <w:r w:rsidRPr="007C126E">
          <w:rPr>
            <w:rStyle w:val="Hyperlink"/>
            <w:i/>
            <w:noProof/>
          </w:rPr>
          <w:t>Graphic Representation of a Random Forest Decision Tree</w:t>
        </w:r>
        <w:r>
          <w:rPr>
            <w:noProof/>
            <w:webHidden/>
          </w:rPr>
          <w:tab/>
        </w:r>
        <w:r>
          <w:rPr>
            <w:noProof/>
            <w:webHidden/>
          </w:rPr>
          <w:fldChar w:fldCharType="begin"/>
        </w:r>
        <w:r>
          <w:rPr>
            <w:noProof/>
            <w:webHidden/>
          </w:rPr>
          <w:instrText xml:space="preserve"> PAGEREF _Toc198886054 \h </w:instrText>
        </w:r>
        <w:r>
          <w:rPr>
            <w:noProof/>
            <w:webHidden/>
          </w:rPr>
        </w:r>
        <w:r>
          <w:rPr>
            <w:noProof/>
            <w:webHidden/>
          </w:rPr>
          <w:fldChar w:fldCharType="separate"/>
        </w:r>
        <w:r>
          <w:rPr>
            <w:noProof/>
            <w:webHidden/>
          </w:rPr>
          <w:t>39</w:t>
        </w:r>
        <w:r>
          <w:rPr>
            <w:noProof/>
            <w:webHidden/>
          </w:rPr>
          <w:fldChar w:fldCharType="end"/>
        </w:r>
      </w:hyperlink>
    </w:p>
    <w:p w14:paraId="5A302F3E" w14:textId="541F749A" w:rsidR="000F1135" w:rsidRDefault="000F1135">
      <w:pPr>
        <w:pStyle w:val="TableofFigures"/>
        <w:tabs>
          <w:tab w:val="right" w:leader="dot" w:pos="9350"/>
        </w:tabs>
        <w:rPr>
          <w:rFonts w:asciiTheme="minorHAnsi" w:eastAsiaTheme="minorEastAsia" w:hAnsiTheme="minorHAnsi"/>
          <w:noProof/>
          <w:kern w:val="2"/>
          <w:szCs w:val="24"/>
          <w14:ligatures w14:val="standardContextual"/>
        </w:rPr>
      </w:pPr>
      <w:hyperlink w:anchor="_Toc198886055" w:history="1">
        <w:r w:rsidRPr="007C126E">
          <w:rPr>
            <w:rStyle w:val="Hyperlink"/>
            <w:b/>
            <w:bCs/>
            <w:noProof/>
          </w:rPr>
          <w:t xml:space="preserve">Figure 7  </w:t>
        </w:r>
        <w:r w:rsidRPr="007C126E">
          <w:rPr>
            <w:rStyle w:val="Hyperlink"/>
            <w:i/>
            <w:noProof/>
          </w:rPr>
          <w:t>SVM Hyperplane</w:t>
        </w:r>
        <w:r>
          <w:rPr>
            <w:noProof/>
            <w:webHidden/>
          </w:rPr>
          <w:tab/>
        </w:r>
        <w:r>
          <w:rPr>
            <w:noProof/>
            <w:webHidden/>
          </w:rPr>
          <w:fldChar w:fldCharType="begin"/>
        </w:r>
        <w:r>
          <w:rPr>
            <w:noProof/>
            <w:webHidden/>
          </w:rPr>
          <w:instrText xml:space="preserve"> PAGEREF _Toc198886055 \h </w:instrText>
        </w:r>
        <w:r>
          <w:rPr>
            <w:noProof/>
            <w:webHidden/>
          </w:rPr>
        </w:r>
        <w:r>
          <w:rPr>
            <w:noProof/>
            <w:webHidden/>
          </w:rPr>
          <w:fldChar w:fldCharType="separate"/>
        </w:r>
        <w:r>
          <w:rPr>
            <w:noProof/>
            <w:webHidden/>
          </w:rPr>
          <w:t>40</w:t>
        </w:r>
        <w:r>
          <w:rPr>
            <w:noProof/>
            <w:webHidden/>
          </w:rPr>
          <w:fldChar w:fldCharType="end"/>
        </w:r>
      </w:hyperlink>
    </w:p>
    <w:p w14:paraId="05914168" w14:textId="7BAF85B6" w:rsidR="000F1135" w:rsidRDefault="000F1135">
      <w:pPr>
        <w:pStyle w:val="TableofFigures"/>
        <w:tabs>
          <w:tab w:val="right" w:leader="dot" w:pos="9350"/>
        </w:tabs>
        <w:rPr>
          <w:rFonts w:asciiTheme="minorHAnsi" w:eastAsiaTheme="minorEastAsia" w:hAnsiTheme="minorHAnsi"/>
          <w:noProof/>
          <w:kern w:val="2"/>
          <w:szCs w:val="24"/>
          <w14:ligatures w14:val="standardContextual"/>
        </w:rPr>
      </w:pPr>
      <w:hyperlink w:anchor="_Toc198886056" w:history="1">
        <w:r w:rsidRPr="007C126E">
          <w:rPr>
            <w:rStyle w:val="Hyperlink"/>
            <w:b/>
            <w:bCs/>
            <w:noProof/>
          </w:rPr>
          <w:t xml:space="preserve">Figure 8  </w:t>
        </w:r>
        <w:r w:rsidRPr="007C126E">
          <w:rPr>
            <w:rStyle w:val="Hyperlink"/>
            <w:i/>
            <w:noProof/>
          </w:rPr>
          <w:t>Illustration of K-Means Clustering Method</w:t>
        </w:r>
        <w:r>
          <w:rPr>
            <w:noProof/>
            <w:webHidden/>
          </w:rPr>
          <w:tab/>
        </w:r>
        <w:r>
          <w:rPr>
            <w:noProof/>
            <w:webHidden/>
          </w:rPr>
          <w:fldChar w:fldCharType="begin"/>
        </w:r>
        <w:r>
          <w:rPr>
            <w:noProof/>
            <w:webHidden/>
          </w:rPr>
          <w:instrText xml:space="preserve"> PAGEREF _Toc198886056 \h </w:instrText>
        </w:r>
        <w:r>
          <w:rPr>
            <w:noProof/>
            <w:webHidden/>
          </w:rPr>
        </w:r>
        <w:r>
          <w:rPr>
            <w:noProof/>
            <w:webHidden/>
          </w:rPr>
          <w:fldChar w:fldCharType="separate"/>
        </w:r>
        <w:r>
          <w:rPr>
            <w:noProof/>
            <w:webHidden/>
          </w:rPr>
          <w:t>41</w:t>
        </w:r>
        <w:r>
          <w:rPr>
            <w:noProof/>
            <w:webHidden/>
          </w:rPr>
          <w:fldChar w:fldCharType="end"/>
        </w:r>
      </w:hyperlink>
    </w:p>
    <w:p w14:paraId="3086EB21" w14:textId="030D2A2B" w:rsidR="000F1135" w:rsidRDefault="000F1135">
      <w:pPr>
        <w:pStyle w:val="TableofFigures"/>
        <w:tabs>
          <w:tab w:val="right" w:leader="dot" w:pos="9350"/>
        </w:tabs>
        <w:rPr>
          <w:rFonts w:asciiTheme="minorHAnsi" w:eastAsiaTheme="minorEastAsia" w:hAnsiTheme="minorHAnsi"/>
          <w:noProof/>
          <w:kern w:val="2"/>
          <w:szCs w:val="24"/>
          <w14:ligatures w14:val="standardContextual"/>
        </w:rPr>
      </w:pPr>
      <w:hyperlink w:anchor="_Toc198886057" w:history="1">
        <w:r w:rsidRPr="007C126E">
          <w:rPr>
            <w:rStyle w:val="Hyperlink"/>
            <w:b/>
            <w:bCs/>
            <w:noProof/>
          </w:rPr>
          <w:t xml:space="preserve">Figure 9  </w:t>
        </w:r>
        <w:r w:rsidRPr="007C126E">
          <w:rPr>
            <w:rStyle w:val="Hyperlink"/>
            <w:i/>
            <w:noProof/>
          </w:rPr>
          <w:t>Graphic Depiction of DBSCAN Clustering</w:t>
        </w:r>
        <w:r>
          <w:rPr>
            <w:noProof/>
            <w:webHidden/>
          </w:rPr>
          <w:tab/>
        </w:r>
        <w:r>
          <w:rPr>
            <w:noProof/>
            <w:webHidden/>
          </w:rPr>
          <w:fldChar w:fldCharType="begin"/>
        </w:r>
        <w:r>
          <w:rPr>
            <w:noProof/>
            <w:webHidden/>
          </w:rPr>
          <w:instrText xml:space="preserve"> PAGEREF _Toc198886057 \h </w:instrText>
        </w:r>
        <w:r>
          <w:rPr>
            <w:noProof/>
            <w:webHidden/>
          </w:rPr>
        </w:r>
        <w:r>
          <w:rPr>
            <w:noProof/>
            <w:webHidden/>
          </w:rPr>
          <w:fldChar w:fldCharType="separate"/>
        </w:r>
        <w:r>
          <w:rPr>
            <w:noProof/>
            <w:webHidden/>
          </w:rPr>
          <w:t>42</w:t>
        </w:r>
        <w:r>
          <w:rPr>
            <w:noProof/>
            <w:webHidden/>
          </w:rPr>
          <w:fldChar w:fldCharType="end"/>
        </w:r>
      </w:hyperlink>
    </w:p>
    <w:p w14:paraId="42F71B3E" w14:textId="4D2C5AA1" w:rsidR="000F1135" w:rsidRDefault="000F1135">
      <w:pPr>
        <w:pStyle w:val="TableofFigures"/>
        <w:tabs>
          <w:tab w:val="right" w:leader="dot" w:pos="9350"/>
        </w:tabs>
        <w:rPr>
          <w:rFonts w:asciiTheme="minorHAnsi" w:eastAsiaTheme="minorEastAsia" w:hAnsiTheme="minorHAnsi"/>
          <w:noProof/>
          <w:kern w:val="2"/>
          <w:szCs w:val="24"/>
          <w14:ligatures w14:val="standardContextual"/>
        </w:rPr>
      </w:pPr>
      <w:hyperlink w:anchor="_Toc198886058" w:history="1">
        <w:r w:rsidRPr="007C126E">
          <w:rPr>
            <w:rStyle w:val="Hyperlink"/>
            <w:b/>
            <w:bCs/>
            <w:noProof/>
          </w:rPr>
          <w:t xml:space="preserve">Figure 10  </w:t>
        </w:r>
        <w:r w:rsidRPr="007C126E">
          <w:rPr>
            <w:rStyle w:val="Hyperlink"/>
            <w:i/>
            <w:noProof/>
          </w:rPr>
          <w:t>Hierarchical Clustering Dendrogram</w:t>
        </w:r>
        <w:r>
          <w:rPr>
            <w:noProof/>
            <w:webHidden/>
          </w:rPr>
          <w:tab/>
        </w:r>
        <w:r>
          <w:rPr>
            <w:noProof/>
            <w:webHidden/>
          </w:rPr>
          <w:fldChar w:fldCharType="begin"/>
        </w:r>
        <w:r>
          <w:rPr>
            <w:noProof/>
            <w:webHidden/>
          </w:rPr>
          <w:instrText xml:space="preserve"> PAGEREF _Toc198886058 \h </w:instrText>
        </w:r>
        <w:r>
          <w:rPr>
            <w:noProof/>
            <w:webHidden/>
          </w:rPr>
        </w:r>
        <w:r>
          <w:rPr>
            <w:noProof/>
            <w:webHidden/>
          </w:rPr>
          <w:fldChar w:fldCharType="separate"/>
        </w:r>
        <w:r>
          <w:rPr>
            <w:noProof/>
            <w:webHidden/>
          </w:rPr>
          <w:t>43</w:t>
        </w:r>
        <w:r>
          <w:rPr>
            <w:noProof/>
            <w:webHidden/>
          </w:rPr>
          <w:fldChar w:fldCharType="end"/>
        </w:r>
      </w:hyperlink>
    </w:p>
    <w:p w14:paraId="1CDCF397" w14:textId="157108A7" w:rsidR="000F1135" w:rsidRDefault="000F1135">
      <w:pPr>
        <w:pStyle w:val="TableofFigures"/>
        <w:tabs>
          <w:tab w:val="right" w:leader="dot" w:pos="9350"/>
        </w:tabs>
        <w:rPr>
          <w:rFonts w:asciiTheme="minorHAnsi" w:eastAsiaTheme="minorEastAsia" w:hAnsiTheme="minorHAnsi"/>
          <w:noProof/>
          <w:kern w:val="2"/>
          <w:szCs w:val="24"/>
          <w14:ligatures w14:val="standardContextual"/>
        </w:rPr>
      </w:pPr>
      <w:hyperlink w:anchor="_Toc198886059" w:history="1">
        <w:r w:rsidRPr="007C126E">
          <w:rPr>
            <w:rStyle w:val="Hyperlink"/>
            <w:b/>
            <w:bCs/>
            <w:noProof/>
          </w:rPr>
          <w:t>Figure 11</w:t>
        </w:r>
        <w:r>
          <w:rPr>
            <w:noProof/>
            <w:webHidden/>
          </w:rPr>
          <w:tab/>
        </w:r>
        <w:r>
          <w:rPr>
            <w:noProof/>
            <w:webHidden/>
          </w:rPr>
          <w:fldChar w:fldCharType="begin"/>
        </w:r>
        <w:r>
          <w:rPr>
            <w:noProof/>
            <w:webHidden/>
          </w:rPr>
          <w:instrText xml:space="preserve"> PAGEREF _Toc198886059 \h </w:instrText>
        </w:r>
        <w:r>
          <w:rPr>
            <w:noProof/>
            <w:webHidden/>
          </w:rPr>
        </w:r>
        <w:r>
          <w:rPr>
            <w:noProof/>
            <w:webHidden/>
          </w:rPr>
          <w:fldChar w:fldCharType="separate"/>
        </w:r>
        <w:r>
          <w:rPr>
            <w:noProof/>
            <w:webHidden/>
          </w:rPr>
          <w:t>55</w:t>
        </w:r>
        <w:r>
          <w:rPr>
            <w:noProof/>
            <w:webHidden/>
          </w:rPr>
          <w:fldChar w:fldCharType="end"/>
        </w:r>
      </w:hyperlink>
    </w:p>
    <w:p w14:paraId="6379A811" w14:textId="7080BAD6" w:rsidR="000F1135" w:rsidRDefault="000F1135">
      <w:pPr>
        <w:pStyle w:val="TableofFigures"/>
        <w:tabs>
          <w:tab w:val="right" w:leader="dot" w:pos="9350"/>
        </w:tabs>
        <w:rPr>
          <w:rFonts w:asciiTheme="minorHAnsi" w:eastAsiaTheme="minorEastAsia" w:hAnsiTheme="minorHAnsi"/>
          <w:noProof/>
          <w:kern w:val="2"/>
          <w:szCs w:val="24"/>
          <w14:ligatures w14:val="standardContextual"/>
        </w:rPr>
      </w:pPr>
      <w:hyperlink w:anchor="_Toc198886060" w:history="1">
        <w:r w:rsidRPr="007C126E">
          <w:rPr>
            <w:rStyle w:val="Hyperlink"/>
            <w:b/>
            <w:bCs/>
            <w:noProof/>
          </w:rPr>
          <w:t>Figure 12</w:t>
        </w:r>
        <w:r>
          <w:rPr>
            <w:noProof/>
            <w:webHidden/>
          </w:rPr>
          <w:tab/>
        </w:r>
        <w:r>
          <w:rPr>
            <w:noProof/>
            <w:webHidden/>
          </w:rPr>
          <w:fldChar w:fldCharType="begin"/>
        </w:r>
        <w:r>
          <w:rPr>
            <w:noProof/>
            <w:webHidden/>
          </w:rPr>
          <w:instrText xml:space="preserve"> PAGEREF _Toc198886060 \h </w:instrText>
        </w:r>
        <w:r>
          <w:rPr>
            <w:noProof/>
            <w:webHidden/>
          </w:rPr>
        </w:r>
        <w:r>
          <w:rPr>
            <w:noProof/>
            <w:webHidden/>
          </w:rPr>
          <w:fldChar w:fldCharType="separate"/>
        </w:r>
        <w:r>
          <w:rPr>
            <w:noProof/>
            <w:webHidden/>
          </w:rPr>
          <w:t>80</w:t>
        </w:r>
        <w:r>
          <w:rPr>
            <w:noProof/>
            <w:webHidden/>
          </w:rPr>
          <w:fldChar w:fldCharType="end"/>
        </w:r>
      </w:hyperlink>
    </w:p>
    <w:p w14:paraId="5C5BC981" w14:textId="4D318791" w:rsidR="00887A22" w:rsidRPr="00157144" w:rsidRDefault="00157144" w:rsidP="00157144">
      <w:pPr>
        <w:pStyle w:val="TableofFigures"/>
        <w:tabs>
          <w:tab w:val="right" w:leader="dot" w:pos="9350"/>
        </w:tabs>
        <w:rPr>
          <w:rFonts w:asciiTheme="minorHAnsi" w:eastAsiaTheme="minorEastAsia" w:hAnsiTheme="minorHAnsi"/>
          <w:noProof/>
          <w:kern w:val="2"/>
          <w:szCs w:val="24"/>
          <w14:ligatures w14:val="standardContextual"/>
        </w:rPr>
      </w:pPr>
      <w:r>
        <w:rPr>
          <w:rFonts w:asciiTheme="minorHAnsi" w:eastAsiaTheme="minorEastAsia" w:hAnsiTheme="minorHAnsi"/>
          <w:noProof/>
          <w:kern w:val="2"/>
          <w:szCs w:val="24"/>
          <w14:ligatures w14:val="standardContextual"/>
        </w:rPr>
        <w:fldChar w:fldCharType="end"/>
      </w:r>
    </w:p>
    <w:p w14:paraId="56D734E3" w14:textId="77777777" w:rsidR="00E70EF8" w:rsidRDefault="00E70EF8">
      <w:pPr>
        <w:rPr>
          <w:rFonts w:eastAsia="Times New Roman" w:cs="Arial"/>
          <w:b/>
          <w:bCs/>
          <w:szCs w:val="32"/>
        </w:rPr>
      </w:pPr>
      <w:bookmarkStart w:id="6" w:name="_Toc251423629"/>
      <w:bookmarkStart w:id="7" w:name="_Toc464831632"/>
      <w:bookmarkStart w:id="8" w:name="_Toc465328377"/>
      <w:bookmarkStart w:id="9" w:name="_Toc229316233"/>
      <w:r>
        <w:br w:type="page"/>
      </w:r>
    </w:p>
    <w:p w14:paraId="5113A648" w14:textId="07F4D68B" w:rsidR="00887A22" w:rsidRPr="00C23A48" w:rsidRDefault="00887A22" w:rsidP="003E79CA">
      <w:pPr>
        <w:pStyle w:val="Heading1"/>
      </w:pPr>
      <w:bookmarkStart w:id="10" w:name="_Toc184834432"/>
      <w:r>
        <w:lastRenderedPageBreak/>
        <w:t>Chapter 1: Introduction</w:t>
      </w:r>
      <w:bookmarkEnd w:id="6"/>
      <w:bookmarkEnd w:id="7"/>
      <w:bookmarkEnd w:id="8"/>
      <w:bookmarkEnd w:id="10"/>
    </w:p>
    <w:p w14:paraId="14CD1573" w14:textId="4D8536C9" w:rsidR="00D5030D" w:rsidRDefault="00D5030D" w:rsidP="003E79CA">
      <w:pPr>
        <w:ind w:firstLine="720"/>
      </w:pPr>
      <w:bookmarkStart w:id="11" w:name="_Toc464831633"/>
      <w:bookmarkStart w:id="12" w:name="_Toc465328378"/>
      <w:bookmarkStart w:id="13" w:name="_Toc229316234"/>
      <w:bookmarkEnd w:id="9"/>
      <w:r>
        <w:t xml:space="preserve">The Paycheck Protection Program (PPP), signed into law in April 2020, was designed to provide financial relief to American small businesses during the early stages of the COVID-19 Pandemic </w:t>
      </w:r>
      <w:r w:rsidR="008841D9">
        <w:fldChar w:fldCharType="begin"/>
      </w:r>
      <w:r w:rsidR="008841D9">
        <w:instrText xml:space="preserve"> ADDIN ZOTERO_ITEM CSL_CITATION {"citationID":"V9t2J8xZ","properties":{"formattedCitation":"(Demko et al., 2021)","plainCitation":"(Demko et al., 2021)","noteIndex":0},"citationItems":[{"id":223,"uris":["http://zotero.org/users/12007747/items/4WPX7FMJ"],"itemData":{"id":223,"type":"article-journal","abstract":"In an outpatient cohort in Maryland, clustering of severe acute respiratory syndrome coronavirus 2 (SARS-CoV-2) positivity within households was high, with 76% of 74 households reporting at least 1 other symptomatic person and 66% reporting another person who tested SARS-CoV-2 positive. SARS-CoV-2 positivity among household members was associated with larger household size and bedroom sharing.","container-title":"Open Forum Infectious Diseases","DOI":"10.1093/ofid/ofab121","ISSN":"2328-8957","issue":"4","journalAbbreviation":"Open Forum Infectious Diseases","page":"ofab121","source":"Silverchair","title":"Clustering of SARS-CoV-2 Infections in Households of Patients Diagnosed in the Outpatient Setting in Baltimore, Maryland","volume":"8","author":[{"family":"Demko","given":"Zoe O"},{"family":"Antar","given":"Annukka A R"},{"family":"Blair","given":"Paul W"},{"family":"Lambrou","given":"Anastasia S"},{"family":"Yu","given":"Tong"},{"family":"Brown","given":"Diane"},{"family":"Walch","given":"Samantha N"},{"family":"Armstrong","given":"Derek T"},{"family":"Mostafa","given":"Heba H"},{"family":"Keruly","given":"Jeanne C"},{"family":"Thomas","given":"David L"},{"family":"Manabe","given":"Yukari C"},{"family":"Mehta","given":"Shruti H"},{"literal":"Ambulatory COVID Study Team"}],"issued":{"date-parts":[["2021",4,1]]}}}],"schema":"https://github.com/citation-style-language/schema/raw/master/csl-citation.json"} </w:instrText>
      </w:r>
      <w:r w:rsidR="008841D9">
        <w:fldChar w:fldCharType="separate"/>
      </w:r>
      <w:r w:rsidR="008841D9" w:rsidRPr="008841D9">
        <w:rPr>
          <w:rFonts w:cs="Times New Roman"/>
        </w:rPr>
        <w:t>(Demko et al., 2021)</w:t>
      </w:r>
      <w:r w:rsidR="008841D9">
        <w:fldChar w:fldCharType="end"/>
      </w:r>
      <w:r>
        <w:t xml:space="preserve">. The PPP enabled small businesses, including sole proprietorships and self-employed </w:t>
      </w:r>
      <w:proofErr w:type="gramStart"/>
      <w:r>
        <w:t>persons</w:t>
      </w:r>
      <w:proofErr w:type="gramEnd"/>
      <w:r>
        <w:t xml:space="preserve">, to take low-interest business loans to continue paying their employees and covering other business operating costs during the widespread lockdowns put in place at the time. The PPP facilitated nearly $660 Billion in uncollateralized loans, approximately 90% of which were ultimately forgiven </w:t>
      </w:r>
      <w:r w:rsidR="001E0E20">
        <w:fldChar w:fldCharType="begin"/>
      </w:r>
      <w:r w:rsidR="001E0E20">
        <w:instrText xml:space="preserve"> ADDIN ZOTERO_ITEM CSL_CITATION {"citationID":"eL53E9wW","properties":{"formattedCitation":"(Emmons &amp; Dahl, 2022)","plainCitation":"(Emmons &amp; Dahl, 2022)","noteIndex":0},"citationItems":[{"id":14,"uris":["http://zotero.org/users/12007747/items/X5FRXH38"],"itemData":{"id":14,"type":"report","abstract":"The Paycheck Protection Program offered timely COVID-19 relief, but a new study found that most of its funds failed to reach the workers it was meant to help.","language":"en","publisher":"Federal Reserve Bank of St Louis","title":"Was the Paycheck Protection Program Effective?","URL":"https://www.stlouisfed.org/publications/regional-economist/2022/jul/was-paycheck-protection-program-effective","author":[{"family":"Emmons","given":"William R"},{"family":"Dahl","given":"Drew"}],"accessed":{"date-parts":[["2023",8,15]]},"issued":{"date-parts":[["2022",7,6]]}}}],"schema":"https://github.com/citation-style-language/schema/raw/master/csl-citation.json"} </w:instrText>
      </w:r>
      <w:r w:rsidR="001E0E20">
        <w:fldChar w:fldCharType="separate"/>
      </w:r>
      <w:r w:rsidR="001E0E20" w:rsidRPr="001E0E20">
        <w:rPr>
          <w:rFonts w:cs="Times New Roman"/>
        </w:rPr>
        <w:t>(Emmons &amp; Dahl, 2022)</w:t>
      </w:r>
      <w:r w:rsidR="001E0E20">
        <w:fldChar w:fldCharType="end"/>
      </w:r>
      <w:r>
        <w:t>.</w:t>
      </w:r>
    </w:p>
    <w:p w14:paraId="1ABC9AAC" w14:textId="619AD460" w:rsidR="00D5030D" w:rsidRDefault="00D5030D" w:rsidP="003E79CA">
      <w:pPr>
        <w:ind w:firstLine="720"/>
      </w:pPr>
      <w:bookmarkStart w:id="14" w:name="_sh4iooekm578" w:colFirst="0" w:colLast="0"/>
      <w:bookmarkEnd w:id="14"/>
      <w:r>
        <w:t xml:space="preserve">While many government subsidy or financial assistance programs are vulnerable to fraudulent activity, initial reporting suggests that at least $200 Billion in forgiven PPP loans were likely fraudulent </w:t>
      </w:r>
      <w:r w:rsidR="00BD3F2C">
        <w:fldChar w:fldCharType="begin"/>
      </w:r>
      <w:r w:rsidR="00BD3F2C">
        <w:instrText xml:space="preserve"> ADDIN ZOTERO_ITEM CSL_CITATION {"citationID":"B4GsjUdf","properties":{"formattedCitation":"(USSBA OIG, 2023)","plainCitation":"(USSBA OIG, 2023)","noteIndex":0},"citationItems":[{"id":13,"uris":["http://zotero.org/users/12007747/items/XIBB3AKV"],"itemData":{"id":13,"type":"report","abstract":"The U.S. Small Business Administration (SBA) Office of Inspector General (OIG) conducted this review to provide a comprehensive estimate of the potential fraud in the U.S. Small Business Administration’s (SBA) pandemic assistance loan programs. Over the course of the Coronavirus Disease 2019 (COVID-19) pandemic, SBA disbursed approximately $1.2 trillion of COVID-19 Economic Injury Disaster Loan (EIDL) and Paycheck Protection Program (PPP) funds.","language":"en","number":"23-09","publisher":"USSBA","title":"COVID-19 Pandemic EIDL and PPP Loan Fraud Landscape","URL":"https://www.sba.gov/document/report-23-09-covid-19-pandemic-eidl-ppp-loan-fraud-landscape","author":[{"family":"USSBA OIG","given":""}],"accessed":{"date-parts":[["2023",8,15]]},"issued":{"date-parts":[["2023",6,27]]}}}],"schema":"https://github.com/citation-style-language/schema/raw/master/csl-citation.json"} </w:instrText>
      </w:r>
      <w:r w:rsidR="00BD3F2C">
        <w:fldChar w:fldCharType="separate"/>
      </w:r>
      <w:r w:rsidR="00BD3F2C" w:rsidRPr="00BD3F2C">
        <w:rPr>
          <w:rFonts w:cs="Times New Roman"/>
        </w:rPr>
        <w:t>(USSBA OIG, 2023)</w:t>
      </w:r>
      <w:r w:rsidR="00BD3F2C">
        <w:fldChar w:fldCharType="end"/>
      </w:r>
      <w:r>
        <w:t xml:space="preserve">. Government fraud investigations are primarily informed by whistleblowers and conducted by attorney investigators </w:t>
      </w:r>
      <w:r w:rsidR="00BD3F2C">
        <w:fldChar w:fldCharType="begin"/>
      </w:r>
      <w:r w:rsidR="00BD3F2C">
        <w:instrText xml:space="preserve"> ADDIN ZOTERO_ITEM CSL_CITATION {"citationID":"65Oiosf1","properties":{"formattedCitation":"(Council of the Inspectors General on Integrity and Efficiency, 2011)","plainCitation":"(Council of the Inspectors General on Integrity and Efficiency, 2011)","noteIndex":0},"citationItems":[{"id":11,"uris":["http://zotero.org/users/12007747/items/D3DKBS5F"],"itemData":{"id":11,"type":"standard","section":"Investigations Committee","title":"QUALITY STANDARDS FOR  INVESTIGATIONS","author":[{"family":"Council of the Inspectors General on Integrity and Efficiency","given":""}],"issued":{"date-parts":[["2011"]]}}}],"schema":"https://github.com/citation-style-language/schema/raw/master/csl-citation.json"} </w:instrText>
      </w:r>
      <w:r w:rsidR="00BD3F2C">
        <w:fldChar w:fldCharType="separate"/>
      </w:r>
      <w:r w:rsidR="00BD3F2C" w:rsidRPr="00BD3F2C">
        <w:rPr>
          <w:rFonts w:cs="Times New Roman"/>
        </w:rPr>
        <w:t>(Council of the Inspectors General on Integrity and Efficiency, 2011)</w:t>
      </w:r>
      <w:r w:rsidR="00BD3F2C">
        <w:fldChar w:fldCharType="end"/>
      </w:r>
      <w:r>
        <w:t xml:space="preserve">. Government agencies are increasingly interested in employing machine learning within their oversight framework </w:t>
      </w:r>
      <w:r w:rsidR="006C34F9">
        <w:fldChar w:fldCharType="begin"/>
      </w:r>
      <w:r w:rsidR="006C34F9">
        <w:instrText xml:space="preserve"> ADDIN ZOTERO_ITEM CSL_CITATION {"citationID":"5K3Pz4GV","properties":{"formattedCitation":"(West, 2021)","plainCitation":"(West, 2021)","noteIndex":0},"citationItems":[{"id":10,"uris":["http://zotero.org/users/12007747/items/RURMSEWT"],"itemData":{"id":10,"type":"article-journal","abstract":"Artificial intelligence is being deployed in many different areas. Within higher education, it is used for college admissions and financial aid decisions. Health researchers employ it to scan the scientific literature for chemical compounds that may generate new medical treatments. E-commerce sites deploy algorithms to make product recommendations for consumers based on their areas of interest.1","language":"en","note":"publisher: Brookings Institution","source":"policycommons.net","title":"Using AI and machine learning to reduce government fraud","URL":"https://policycommons.net/artifacts/4142718/using-ai-and-machine-learning-to-reduce-government-fraud/4952011/","author":[{"family":"West","given":"Darrell M."}],"accessed":{"date-parts":[["2023",8,15]]},"issued":{"date-parts":[["2021",9,10]]}}}],"schema":"https://github.com/citation-style-language/schema/raw/master/csl-citation.json"} </w:instrText>
      </w:r>
      <w:r w:rsidR="006C34F9">
        <w:fldChar w:fldCharType="separate"/>
      </w:r>
      <w:r w:rsidR="006C34F9" w:rsidRPr="006C34F9">
        <w:rPr>
          <w:rFonts w:cs="Times New Roman"/>
        </w:rPr>
        <w:t>(West, 2021)</w:t>
      </w:r>
      <w:r w:rsidR="006C34F9">
        <w:fldChar w:fldCharType="end"/>
      </w:r>
      <w:r>
        <w:t>. Although the use of machine learning tools in fraud detection is well-established within the financial sector, published government applications outside Medicare fraud are limited.</w:t>
      </w:r>
    </w:p>
    <w:p w14:paraId="50866D4F" w14:textId="531A2121" w:rsidR="00D5030D" w:rsidRDefault="00D5030D" w:rsidP="003E79CA">
      <w:pPr>
        <w:ind w:firstLine="720"/>
      </w:pPr>
      <w:bookmarkStart w:id="15" w:name="_ns2x8mlys2nb" w:colFirst="0" w:colLast="0"/>
      <w:bookmarkEnd w:id="15"/>
      <w:r>
        <w:t xml:space="preserve">Two machine learning tasks are supervised and unsupervised learning. Within the fraud detection domain, supervised machine learning typically involves using a training set of previously identified or labeled data that is flagged fraudulent or not fraudulent. This labeled training dataset is used to train a fraud detection model, which will ultimately be used against unlabeled data to determine whether it is fraudulent or not. The quality of the training data is largely deterministic of the quality of the trained algorithm. For example, the bias introduced in the training data (e.g., the training data only contains fraudulent loan applications from a </w:t>
      </w:r>
      <w:r>
        <w:lastRenderedPageBreak/>
        <w:t xml:space="preserve">particular minority group) will be present in the model and applied to any future data analyzed by the algorithm </w:t>
      </w:r>
      <w:r w:rsidR="006C34F9">
        <w:fldChar w:fldCharType="begin"/>
      </w:r>
      <w:r w:rsidR="006C34F9">
        <w:instrText xml:space="preserve"> ADDIN ZOTERO_ITEM CSL_CITATION {"citationID":"QBmasBqS","properties":{"formattedCitation":"(Dridi, 2022a)","plainCitation":"(Dridi, 2022a)","noteIndex":0},"citationItems":[{"id":22,"uris":["http://zotero.org/users/12007747/items/Y7SSJI2S"],"itemData":{"id":22,"type":"article","abstract":"Machine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6C34F9">
        <w:fldChar w:fldCharType="separate"/>
      </w:r>
      <w:r w:rsidR="006C34F9" w:rsidRPr="006C34F9">
        <w:rPr>
          <w:rFonts w:cs="Times New Roman"/>
        </w:rPr>
        <w:t>(Dridi, 2022a)</w:t>
      </w:r>
      <w:r w:rsidR="006C34F9">
        <w:fldChar w:fldCharType="end"/>
      </w:r>
      <w:r>
        <w:t xml:space="preserve">. </w:t>
      </w:r>
    </w:p>
    <w:p w14:paraId="501C4BB6" w14:textId="5AEC4B57" w:rsidR="00D5030D" w:rsidRDefault="00D5030D" w:rsidP="003E79CA">
      <w:pPr>
        <w:ind w:firstLine="720"/>
      </w:pPr>
      <w:bookmarkStart w:id="16" w:name="_27d5ctwqetii" w:colFirst="0" w:colLast="0"/>
      <w:bookmarkEnd w:id="16"/>
      <w:r>
        <w:t xml:space="preserve">Unsupervised machine learning does not require previously labeled training data for model development. Unlike supervised machine learning, unsupervised machine learning tools can identify relationships and discover insights about a dataset without the supervision of training or prior knowledge of independent variables. In fact, one subset of unsupervised machine learning, principal components analysis (PCA), is used to identify the most influential independent variables within a dataset. Other common forms of unsupervised machine learning include clustering, which groups similar records together, and anomaly detection, which identifies outliers </w:t>
      </w:r>
      <w:r w:rsidR="006C34F9">
        <w:fldChar w:fldCharType="begin"/>
      </w:r>
      <w:r w:rsidR="006C34F9">
        <w:instrText xml:space="preserve"> ADDIN ZOTERO_ITEM CSL_CITATION {"citationID":"Gqq18u9t","properties":{"formattedCitation":"(Dridi, 2022b)","plainCitation":"(Dridi, 2022b)","noteIndex":0},"citationItems":[{"id":20,"uris":["http://zotero.org/users/12007747/items/4ZUBRENV"],"itemData":{"id":20,"type":"article","abstract":"Machine learning (ML) is a data-driven approach in which machines learn from the data without the involvement of humans. Several domains take advantage of mind-boggling applications of ML. There are three main learning problems in\nML: supervised learning, unsupervised learning, and reinforcement learning. Supervised learning involves the training of the model on a labelled dataset. Unsupervised learning involves the training of a model in an unlabeled dataset. The model learns on its own by learning the features of the training dataset. Based on that learning features, the model makes predictions on test data. Several unsupervised learning approaches and algorithms range from clustering, k-means to agglomerative, Principal component analysis, and Fuzzy C-means. Clustering involves the grouping of objects based on their similar features. The algorithms in clustering are categorized into two broad categories such as hierarchal clustering and partitional clustering.\nMany unsupervised learning approaches and algorithms have been introduced since the last decade where are well-known and widely used algorithms of unsupervised learning. The growing interest in applying unsupervised learning\ntechniques forms a great success in fields such as computer vision, natural language processing, speech recognition, developing autonomous self-driving cars. Unsupervised learning eliminates the need for labelled data and manual\nhandcrafted feature engineering enabling general, more flexible and automated ML methods. This survey paper focuses on unsupervised learning. In this paper, we conducted a systematic literature survey on the approaches and algorithms of unsupervised learning, the metric used for performance evaluation in unsupervised learning, the merits and demerits of several studies employing unsupervised learning. This study will enable a new direction for researchers in guiding new research areas and the research gap in the domain of unsupervised learning. This study will also enable researchers to compare the effectiveness and efficacy of unsupervised learning algorithms.","DOI":"10.31219/osf.io/kpqr6","language":"en-us","publisher":"OSF Preprints","source":"OSF Preprints","title":"Unsupervised Learning - A Systematic Literature Review","URL":"https://osf.io/kpqr6/","author":[{"family":"Dridi","given":"Salim"}],"accessed":{"date-parts":[["2023",7,14]]},"issued":{"date-parts":[["2022",4,4]]}}}],"schema":"https://github.com/citation-style-language/schema/raw/master/csl-citation.json"} </w:instrText>
      </w:r>
      <w:r w:rsidR="006C34F9">
        <w:fldChar w:fldCharType="separate"/>
      </w:r>
      <w:r w:rsidR="006C34F9" w:rsidRPr="006C34F9">
        <w:rPr>
          <w:rFonts w:cs="Times New Roman"/>
        </w:rPr>
        <w:t>(Dridi, 2022b)</w:t>
      </w:r>
      <w:r w:rsidR="006C34F9">
        <w:fldChar w:fldCharType="end"/>
      </w:r>
      <w:r>
        <w:t>.</w:t>
      </w:r>
    </w:p>
    <w:p w14:paraId="4AC78274" w14:textId="3F10B5AC" w:rsidR="00887A22" w:rsidRPr="00887A22" w:rsidRDefault="00D5030D" w:rsidP="003E79CA">
      <w:pPr>
        <w:ind w:firstLine="720"/>
      </w:pPr>
      <w:bookmarkStart w:id="17" w:name="_h907urqy4s40" w:colFirst="0" w:colLast="0"/>
      <w:bookmarkEnd w:id="17"/>
      <w:r>
        <w:t xml:space="preserve">Supervised, semi-supervised, and unsupervised ML techniques hold promise for detecting PPP fraud. Machine learning is used extensively in the financial fraud detection sector </w:t>
      </w:r>
      <w:r w:rsidR="009C6223">
        <w:fldChar w:fldCharType="begin"/>
      </w:r>
      <w:r w:rsidR="009C6223">
        <w:instrText xml:space="preserve"> ADDIN ZOTERO_ITEM CSL_CITATION {"citationID":"0iVPdUwf","properties":{"formattedCitation":"(Ashtiani &amp; Raahemi, 2022)","plainCitation":"(Ashtiani &amp; Raahemi, 2022)","noteIndex":0},"citationItems":[{"id":2,"uris":["http://zotero.org/users/12007747/items/PRFCJKS3"],"itemData":{"id":2,"type":"article-journal","abstract":"Fraudulent financial statements (FFS) are the results of manipulating financial elements by overvaluing incomes, assets, sales, and profits while underrating expenses, debts, or losses. To identify such fraudulent statements, traditional methods, including manual auditing and inspections, are costly, imprecise, and time-consuming. Intelligent methods can significantly help auditors in analyzing a large number of financial statements. In this study, we systematically review and synthesize the existing literature on intelligent fraud detection in corporate financial statements. In particular, the focus of this review is on exploring machine learning and data mining methods, as well as the various datasets that are studied for detecting financial fraud. We adopted the Kitchenham methodology as a well-defined protocol to extract, synthesize, and report the results. Accordingly, 47 articles were selected, synthesized, and analyzed. We present the key issues, gaps, and limitations in the area of fraud detection in financial statements and suggest areas for future research. Since supervised algorithms were employed more than unsupervised approaches like clustering, the future research should focus on unsupervised, semi-supervised, as well as bio-inspired and evolutionary heuristic methods for anomaly (fraud) detection. In terms of datasets, it is envisaged that future research making use of textual and audio data. While imposing new challenges, this unstructured data deserves further study as it can show interesting results for intelligent fraud detection.","container-title":"IEEE Access","DOI":"10.1109/ACCESS.2021.3096799","ISSN":"2169-3536","note":"event-title: IEEE Access","page":"72504-72525","source":"IEEE Xplore","title":"Intelligent Fraud Detection in Financial Statements Using Machine Learning and Data Mining: A Systematic Literature Review","title-short":"Intelligent Fraud Detection in Financial Statements Using Machine Learning and Data Mining","volume":"10","author":[{"family":"Ashtiani","given":"Matin N."},{"family":"Raahemi","given":"Bijan"}],"issued":{"date-parts":[["2022"]]}}}],"schema":"https://github.com/citation-style-language/schema/raw/master/csl-citation.json"} </w:instrText>
      </w:r>
      <w:r w:rsidR="009C6223">
        <w:fldChar w:fldCharType="separate"/>
      </w:r>
      <w:r w:rsidR="009C6223" w:rsidRPr="009C6223">
        <w:rPr>
          <w:rFonts w:cs="Times New Roman"/>
        </w:rPr>
        <w:t>(Ashtiani &amp; Raahemi, 2022)</w:t>
      </w:r>
      <w:r w:rsidR="009C6223">
        <w:fldChar w:fldCharType="end"/>
      </w:r>
      <w:r>
        <w:t xml:space="preserve">. Financial institutions and other private sector organizations regularly employ supervised machine learning techniques to detect fraudulent credit card |transactions, fraudulent loan applications, and other electronic transactions </w:t>
      </w:r>
      <w:r w:rsidR="009C6223">
        <w:fldChar w:fldCharType="begin"/>
      </w:r>
      <w:r w:rsidR="00682536">
        <w:instrText xml:space="preserve"> ADDIN ZOTERO_ITEM CSL_CITATION {"citationID":"drByaOo1","properties":{"formattedCitation":"(A. Ali et al., 2022)","plainCitation":"(A. Ali et al., 2022)","noteIndex":0},"citationItems":[{"id":26,"uris":["http://zotero.org/users/12007747/items/NVIWKHQH"],"itemData":{"id":26,"type":"article-journal","abstract":"Financial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rsidR="009C6223">
        <w:fldChar w:fldCharType="separate"/>
      </w:r>
      <w:r w:rsidR="00682536" w:rsidRPr="00682536">
        <w:rPr>
          <w:rFonts w:cs="Times New Roman"/>
        </w:rPr>
        <w:t>(A. Ali et al., 2022)</w:t>
      </w:r>
      <w:r w:rsidR="009C6223">
        <w:fldChar w:fldCharType="end"/>
      </w:r>
      <w:r>
        <w:t xml:space="preserve">. Similarly, the healthcare sector uses unsupervised learning to identify anomalies which aid in diagnosis and treatment plans </w:t>
      </w:r>
      <w:r w:rsidR="00FF3493">
        <w:fldChar w:fldCharType="begin"/>
      </w:r>
      <w:r w:rsidR="00FF3493">
        <w:instrText xml:space="preserve"> ADDIN ZOTERO_ITEM CSL_CITATION {"citationID":"kjxt4IRn","properties":{"formattedCitation":"(Nassif et al., 2021)","plainCitation":"(Nassif et al., 2021)","noteIndex":0},"citationItems":[{"id":3,"uris":["http://zotero.org/users/12007747/items/XSX4JH94"],"itemData":{"id":3,"type":"article-journal","abstract":"Anomaly detection has been used for decades to identify and extract anomalous components from data. Many techniques have been used to detect anomalies. One of the increasingly significant techniques is Machine Learning (ML), which plays an important role in this area. In this research paper, we conduct a Systematic Literature Review (SLR) which analyzes ML models that detect anomalies in their application. Our review analyzes the models from four perspectives; the applications of anomaly detection, ML techniques, performance metrics for ML models, and the classification of anomaly detection. In our review, we have identified 290 research articles, written from 2000-2020, that discuss ML techniques for anomaly detection. After analyzing the selected research articles, we present 43 different applications of anomaly detection found in the selected research articles. Moreover, we identify 29 distinct ML models used in the identification of anomalies. Finally, we present 22 different datasets that are applied in experiments on anomaly detection, as well as many other general datasets. In addition, we observe that unsupervised anomaly detection has been adopted by researchers more than other classification anomaly detection systems. Detection of anomalies using ML models is a promising area of research, and there are a lot of ML models that have been implemented by researchers. Therefore, we provide researchers with recommendations and guidelines based on this review.","container-title":"IEEE Access","DOI":"10.1109/ACCESS.2021.3083060","ISSN":"2169-3536","note":"event-title: IEEE Access","page":"78658-78700","source":"IEEE Xplore","title":"Machine Learning for Anomaly Detection: A Systematic Review","title-short":"Machine Learning for Anomaly Detection","volume":"9","author":[{"family":"Nassif","given":"Ali Bou"},{"family":"Talib","given":"Manar Abu"},{"family":"Nasir","given":"Qassim"},{"family":"Dakalbab","given":"Fatima Mohamad"}],"issued":{"date-parts":[["2021"]]}}}],"schema":"https://github.com/citation-style-language/schema/raw/master/csl-citation.json"} </w:instrText>
      </w:r>
      <w:r w:rsidR="00FF3493">
        <w:fldChar w:fldCharType="separate"/>
      </w:r>
      <w:r w:rsidR="00FF3493" w:rsidRPr="00FF3493">
        <w:rPr>
          <w:rFonts w:cs="Times New Roman"/>
        </w:rPr>
        <w:t>(Nassif et al., 2021)</w:t>
      </w:r>
      <w:r w:rsidR="00FF3493">
        <w:fldChar w:fldCharType="end"/>
      </w:r>
      <w:r>
        <w:t xml:space="preserve">. While typical fraud detection using ML employs supervised machine learning which </w:t>
      </w:r>
      <w:proofErr w:type="gramStart"/>
      <w:r>
        <w:t>rely</w:t>
      </w:r>
      <w:proofErr w:type="gramEnd"/>
      <w:r>
        <w:t xml:space="preserve"> on training datasets, unsupervised machine learning does not require labeled data. Given the hundreds of billions in PPP funds and the lack of previously labeled fraudulent training data </w:t>
      </w:r>
      <w:r w:rsidR="00FF3493">
        <w:fldChar w:fldCharType="begin"/>
      </w:r>
      <w:r w:rsidR="00FF3493">
        <w:instrText xml:space="preserve"> ADDIN ZOTERO_ITEM CSL_CITATION {"citationID":"b8EwWDM2","properties":{"formattedCitation":"(Bailey et al., 2021)","plainCitation":"(Bailey et al., 2021)","noteIndex":0},"citationItems":[{"id":25,"uris":["http://zotero.org/users/12007747/items/XEX3J5AW"],"itemData":{"id":25,"type":"article-journal","abstract":"Despite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FF3493">
        <w:fldChar w:fldCharType="separate"/>
      </w:r>
      <w:r w:rsidR="00FF3493" w:rsidRPr="00FF3493">
        <w:rPr>
          <w:rFonts w:cs="Times New Roman"/>
        </w:rPr>
        <w:t>(Bailey et al., 2021)</w:t>
      </w:r>
      <w:r w:rsidR="00FF3493">
        <w:fldChar w:fldCharType="end"/>
      </w:r>
      <w:r>
        <w:t xml:space="preserve">, there is a growing need for fraud detection procedures that are still effective when employed using previously unstudied PPP loan application data. In this case, </w:t>
      </w:r>
      <w:r w:rsidR="00B35F7F">
        <w:t xml:space="preserve">a semi-supervised approach using </w:t>
      </w:r>
      <w:r>
        <w:t xml:space="preserve">unsupervised machine </w:t>
      </w:r>
      <w:r>
        <w:lastRenderedPageBreak/>
        <w:t>learning can be employed to cluster loan applications and identify anomalous loan applications which could then be flagged for further investigation.</w:t>
      </w:r>
    </w:p>
    <w:p w14:paraId="62E4826A" w14:textId="2F73CB11" w:rsidR="00887A22" w:rsidRPr="006839A7" w:rsidRDefault="00887A22" w:rsidP="003E79CA">
      <w:pPr>
        <w:pStyle w:val="Heading2"/>
      </w:pPr>
      <w:bookmarkStart w:id="18" w:name="_Toc464831634"/>
      <w:bookmarkStart w:id="19" w:name="_Toc465328379"/>
      <w:bookmarkStart w:id="20" w:name="_Toc184834433"/>
      <w:bookmarkEnd w:id="11"/>
      <w:bookmarkEnd w:id="12"/>
      <w:r>
        <w:t>Statement of the Problem</w:t>
      </w:r>
      <w:bookmarkEnd w:id="13"/>
      <w:bookmarkEnd w:id="18"/>
      <w:bookmarkEnd w:id="19"/>
      <w:bookmarkEnd w:id="20"/>
    </w:p>
    <w:p w14:paraId="769FC941" w14:textId="1E57F3AD" w:rsidR="005548FE" w:rsidRDefault="005548FE" w:rsidP="003E79CA">
      <w:pPr>
        <w:ind w:firstLine="720"/>
      </w:pPr>
      <w:bookmarkStart w:id="21" w:name="_Toc464831635"/>
      <w:bookmarkStart w:id="22" w:name="_Toc465328380"/>
      <w:r>
        <w:t xml:space="preserve">The problem to be addressed in this study is the lack of intelligent </w:t>
      </w:r>
      <w:r w:rsidR="00663633">
        <w:t>un</w:t>
      </w:r>
      <w:r>
        <w:t xml:space="preserve">supervised fraud identification in the government domain, specifically in the Paycheck Protection Program. As outlined by </w:t>
      </w:r>
      <w:r>
        <w:fldChar w:fldCharType="begin"/>
      </w:r>
      <w:r w:rsidR="00682536">
        <w:instrText xml:space="preserve"> ADDIN ZOTERO_ITEM CSL_CITATION {"citationID":"l1Vch8A8","properties":{"formattedCitation":"(Ali et al., 2022)","plainCitation":"(Ali et al., 2022)","dontUpdate":true,"noteIndex":0},"citationItems":[{"id":26,"uris":["http://zotero.org/users/12007747/items/NVIWKHQH"],"itemData":{"id":26,"type":"article-journal","abstract":"Financial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fldChar w:fldCharType="separate"/>
      </w:r>
      <w:r w:rsidRPr="005548FE">
        <w:rPr>
          <w:rFonts w:cs="Times New Roman"/>
        </w:rPr>
        <w:t xml:space="preserve">Ali et al. </w:t>
      </w:r>
      <w:r w:rsidR="00246DFF">
        <w:rPr>
          <w:rFonts w:cs="Times New Roman"/>
        </w:rPr>
        <w:t>(</w:t>
      </w:r>
      <w:r w:rsidRPr="005548FE">
        <w:rPr>
          <w:rFonts w:cs="Times New Roman"/>
        </w:rPr>
        <w:t>2022)</w:t>
      </w:r>
      <w:r>
        <w:fldChar w:fldCharType="end"/>
      </w:r>
      <w:r>
        <w:t xml:space="preserve"> and </w:t>
      </w:r>
      <w:r w:rsidR="00246DFF">
        <w:fldChar w:fldCharType="begin"/>
      </w:r>
      <w:r w:rsidR="00682536">
        <w:instrText xml:space="preserve"> ADDIN ZOTERO_ITEM CSL_CITATION {"citationID":"soyCHwg7","properties":{"formattedCitation":"(Minastireanu &amp; Mesnita, 2019)","plainCitation":"(Minastireanu &amp; Mesnita, 2019)","dontUpdate":true,"noteIndex":0},"citationItems":[{"id":23,"uris":["http://zotero.org/users/12007747/items/WQ7KX3SC"],"itemData":{"id":23,"type":"article-journal","abstract":"Today illegal activities regarding online financial transactions have become increasingly complex and borderless, resulting in huge financial losses for both sides, customers and organizations. Many techniques have been proposed to fraud prevention and detection in the online environment. However, all of these techniques besides having the same goal of identifying and combating fraudulent online transactions, they come with their own characteristics, advantages and disadvantages. In this context, this paper reviews the existing research done in fraud detection with the aim of identifying algorithms used and analyze each of these algorithms based on certain criteria. To analyze the research studies in the field of fraud detection, the systematic quantitative literature review methodology was applied. Based on the most called machine-learning algorithms in scientific articles and their characteristics, a hierarchical typology is made. Therefore, our paper highlights, in a new way, the most suitable techniques for detecting fraud by combining three selection criteria: accuracy, coverage and costs.\n\nArticle published in Informatica Economica Journal, http://revistaie.ase.ro/content/89/01%20-%20minastireanu,%20mesnita.pdf","DOI":"10.12948/issn14531305/23.1.2019.01","page":"5-16","source":"ResearchGate","title":"An Analysis of the Most Used Machine Learning Algorithms for Online Fraud Detection","volume":"Informatica Economica, 23","author":[{"family":"Minastireanu","given":"Elena"},{"family":"Mesnita","given":"Gabriela"}],"issued":{"date-parts":[["2019",3,30]]}}}],"schema":"https://github.com/citation-style-language/schema/raw/master/csl-citation.json"} </w:instrText>
      </w:r>
      <w:r w:rsidR="00246DFF">
        <w:fldChar w:fldCharType="separate"/>
      </w:r>
      <w:r w:rsidR="00246DFF" w:rsidRPr="00246DFF">
        <w:rPr>
          <w:rFonts w:cs="Times New Roman"/>
        </w:rPr>
        <w:t xml:space="preserve">Minastireanu &amp; Mesnita </w:t>
      </w:r>
      <w:r w:rsidR="006950B2">
        <w:rPr>
          <w:rFonts w:cs="Times New Roman"/>
        </w:rPr>
        <w:t>(</w:t>
      </w:r>
      <w:r w:rsidR="00246DFF" w:rsidRPr="00246DFF">
        <w:rPr>
          <w:rFonts w:cs="Times New Roman"/>
        </w:rPr>
        <w:t>2019)</w:t>
      </w:r>
      <w:r w:rsidR="00246DFF">
        <w:fldChar w:fldCharType="end"/>
      </w:r>
      <w:r>
        <w:t xml:space="preserve">, a substantive number of studies focus on supervised machine-learning techniques, resulting in a notable gap in the literature on unsupervised learning in fraud detection. Similarly, </w:t>
      </w:r>
      <w:r w:rsidR="006950B2">
        <w:fldChar w:fldCharType="begin"/>
      </w:r>
      <w:r w:rsidR="00682536">
        <w:instrText xml:space="preserve"> ADDIN ZOTERO_ITEM CSL_CITATION {"citationID":"EJgoNOr5","properties":{"formattedCitation":"(Ali et al., 2022)","plainCitation":"(Ali et al., 2022)","dontUpdate":true,"noteIndex":0},"citationItems":[{"id":26,"uris":["http://zotero.org/users/12007747/items/NVIWKHQH"],"itemData":{"id":26,"type":"article-journal","abstract":"Financial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rsidR="006950B2">
        <w:fldChar w:fldCharType="separate"/>
      </w:r>
      <w:r w:rsidR="006950B2" w:rsidRPr="006950B2">
        <w:rPr>
          <w:rFonts w:cs="Times New Roman"/>
        </w:rPr>
        <w:t xml:space="preserve">Ali et al. </w:t>
      </w:r>
      <w:r w:rsidR="00C2402F">
        <w:rPr>
          <w:rFonts w:cs="Times New Roman"/>
        </w:rPr>
        <w:t>(</w:t>
      </w:r>
      <w:r w:rsidR="006950B2" w:rsidRPr="006950B2">
        <w:rPr>
          <w:rFonts w:cs="Times New Roman"/>
        </w:rPr>
        <w:t>2022)</w:t>
      </w:r>
      <w:r w:rsidR="006950B2">
        <w:fldChar w:fldCharType="end"/>
      </w:r>
      <w:r>
        <w:t xml:space="preserve"> </w:t>
      </w:r>
      <w:r w:rsidR="00C2402F">
        <w:t xml:space="preserve">and </w:t>
      </w:r>
      <w:r w:rsidR="00C2402F">
        <w:fldChar w:fldCharType="begin"/>
      </w:r>
      <w:r w:rsidR="00682536">
        <w:instrText xml:space="preserve"> ADDIN ZOTERO_ITEM CSL_CITATION {"citationID":"KtqWKVHp","properties":{"formattedCitation":"(Dridi, 2022a)","plainCitation":"(Dridi, 2022a)","dontUpdate":true,"noteIndex":0},"citationItems":[{"id":22,"uris":["http://zotero.org/users/12007747/items/Y7SSJI2S"],"itemData":{"id":22,"type":"article","abstract":"Machine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C2402F">
        <w:fldChar w:fldCharType="separate"/>
      </w:r>
      <w:r w:rsidR="00C2402F" w:rsidRPr="00C2402F">
        <w:rPr>
          <w:rFonts w:cs="Times New Roman"/>
        </w:rPr>
        <w:t xml:space="preserve">Dridi </w:t>
      </w:r>
      <w:r w:rsidR="00C2402F">
        <w:rPr>
          <w:rFonts w:cs="Times New Roman"/>
        </w:rPr>
        <w:t>(</w:t>
      </w:r>
      <w:r w:rsidR="00C2402F" w:rsidRPr="00C2402F">
        <w:rPr>
          <w:rFonts w:cs="Times New Roman"/>
        </w:rPr>
        <w:t>2022a)</w:t>
      </w:r>
      <w:r w:rsidR="00C2402F">
        <w:fldChar w:fldCharType="end"/>
      </w:r>
      <w:r>
        <w:t xml:space="preserve"> note that much of the recently published work on fraud detection using machine learning focuses on the credit card or healthcare fraud domains. </w:t>
      </w:r>
    </w:p>
    <w:p w14:paraId="6AF8A8F7" w14:textId="17DB20C7" w:rsidR="005548FE" w:rsidRDefault="005548FE" w:rsidP="003E79CA">
      <w:pPr>
        <w:ind w:firstLine="720"/>
        <w:rPr>
          <w:b/>
        </w:rPr>
      </w:pPr>
      <w:bookmarkStart w:id="23" w:name="_c49f59qa55z1" w:colFirst="0" w:colLast="0"/>
      <w:bookmarkEnd w:id="23"/>
      <w:proofErr w:type="gramStart"/>
      <w:r>
        <w:t>Specifically</w:t>
      </w:r>
      <w:proofErr w:type="gramEnd"/>
      <w:r>
        <w:t xml:space="preserve"> within the government fraud domain, fraud within the United States PPP is a high-profile issue that affects the integrity of the program and the welfare of the American economy. According to </w:t>
      </w:r>
      <w:r w:rsidR="00C2402F">
        <w:fldChar w:fldCharType="begin"/>
      </w:r>
      <w:r w:rsidR="00682536">
        <w:instrText xml:space="preserve"> ADDIN ZOTERO_ITEM CSL_CITATION {"citationID":"1SJ3DxSa","properties":{"formattedCitation":"(Bailey et al., 2021)","plainCitation":"(Bailey et al., 2021)","dontUpdate":true,"noteIndex":0},"citationItems":[{"id":25,"uris":["http://zotero.org/users/12007747/items/XEX3J5AW"],"itemData":{"id":25,"type":"article-journal","abstract":"Despite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C2402F">
        <w:fldChar w:fldCharType="separate"/>
      </w:r>
      <w:r w:rsidR="00C2402F" w:rsidRPr="00C2402F">
        <w:rPr>
          <w:rFonts w:cs="Times New Roman"/>
        </w:rPr>
        <w:t xml:space="preserve">Bailey et al. </w:t>
      </w:r>
      <w:r w:rsidR="00EF6055">
        <w:rPr>
          <w:rFonts w:cs="Times New Roman"/>
        </w:rPr>
        <w:t>(</w:t>
      </w:r>
      <w:r w:rsidR="00C2402F" w:rsidRPr="00C2402F">
        <w:rPr>
          <w:rFonts w:cs="Times New Roman"/>
        </w:rPr>
        <w:t>2021)</w:t>
      </w:r>
      <w:r w:rsidR="00C2402F">
        <w:fldChar w:fldCharType="end"/>
      </w:r>
      <w:r w:rsidRPr="00EA570F">
        <w:t xml:space="preserve"> and</w:t>
      </w:r>
      <w:r>
        <w:t xml:space="preserve"> </w:t>
      </w:r>
      <w:r w:rsidR="00EF6055">
        <w:fldChar w:fldCharType="begin"/>
      </w:r>
      <w:r w:rsidR="00682536">
        <w:instrText xml:space="preserve"> ADDIN ZOTERO_ITEM CSL_CITATION {"citationID":"JHd7LQr5","properties":{"formattedCitation":"(Ma &amp; McKinnon, 2020)","plainCitation":"(Ma &amp; McKinnon, 2020)","dontUpdate":true,"noteIndex":0},"citationItems":[{"id":80,"uris":["http://zotero.org/users/12007747/items/VLG9DVVX"],"itemData":{"id":80,"type":"article","abstract":"The emergence of the novel coronavirus (COVID-19) has threatened physical and mental health, and changed the behaviour and decision-making processes of individuals, organisations, and institutions worldwide. As many services move online due to the pandemic, COVID-19-themed cyber fraud is also growing. This article explores cyber fraud victimization and cyber security threats during COVID-19 using psychological and traditional criminological theories. It also provides a COVID-19-themed cyber fraud taxonomy using empirical evidence from institutional and agency reports. Through organizing COVID-19-themed cyber fraud into four different categorizations, we aim to offer classification insights to researchers and industry professionals so that stakeholders can effectively manage emerging cyber fraud risks in our current pandemic.","DOI":"10.2139/ssrn.3718845","event-place":"Rochester, NY","genre":"SSRN Scholarly Paper","language":"en","number":"3718845","publisher-place":"Rochester, NY","source":"Social Science Research Network","title":"COVID-19 and Cyber Fraud: Emerging Threats During the Pandemic","title-short":"COVID-19 and Cyber Fraud","URL":"https://papers.ssrn.com/abstract=3718845","author":[{"family":"Ma","given":"Katelyn Wan Fei"},{"family":"McKinnon","given":"Tammy"}],"accessed":{"date-parts":[["2024",8,30]]},"issued":{"date-parts":[["2020",10,26]]}}}],"schema":"https://github.com/citation-style-language/schema/raw/master/csl-citation.json"} </w:instrText>
      </w:r>
      <w:r w:rsidR="00EF6055">
        <w:fldChar w:fldCharType="separate"/>
      </w:r>
      <w:r w:rsidR="000D61D1" w:rsidRPr="000D61D1">
        <w:rPr>
          <w:rFonts w:cs="Times New Roman"/>
        </w:rPr>
        <w:t xml:space="preserve">Ma &amp; McKinnon </w:t>
      </w:r>
      <w:r w:rsidR="000D61D1">
        <w:rPr>
          <w:rFonts w:cs="Times New Roman"/>
        </w:rPr>
        <w:t>(</w:t>
      </w:r>
      <w:r w:rsidR="000D61D1" w:rsidRPr="000D61D1">
        <w:rPr>
          <w:rFonts w:cs="Times New Roman"/>
        </w:rPr>
        <w:t>2020)</w:t>
      </w:r>
      <w:r w:rsidR="00EF6055">
        <w:fldChar w:fldCharType="end"/>
      </w:r>
      <w:r>
        <w:t xml:space="preserve">, over five hundred billion dollars in PPP loans were disbursed with little regulatory or oversight controls put in place. Initial law enforcement investigations revealed pervasive fraud in the program. </w:t>
      </w:r>
      <w:r w:rsidR="000D61D1">
        <w:fldChar w:fldCharType="begin"/>
      </w:r>
      <w:r w:rsidR="00682536">
        <w:instrText xml:space="preserve"> ADDIN ZOTERO_ITEM CSL_CITATION {"citationID":"I112SoRj","properties":{"formattedCitation":"(Bailey et al., 2021)","plainCitation":"(Bailey et al., 2021)","dontUpdate":true,"noteIndex":0},"citationItems":[{"id":25,"uris":["http://zotero.org/users/12007747/items/XEX3J5AW"],"itemData":{"id":25,"type":"article-journal","abstract":"Despite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0D61D1">
        <w:fldChar w:fldCharType="separate"/>
      </w:r>
      <w:r w:rsidR="000D61D1" w:rsidRPr="000D61D1">
        <w:rPr>
          <w:rFonts w:cs="Times New Roman"/>
        </w:rPr>
        <w:t>Bailey et al.</w:t>
      </w:r>
      <w:r w:rsidR="00642D6A">
        <w:rPr>
          <w:rFonts w:cs="Times New Roman"/>
        </w:rPr>
        <w:t xml:space="preserve"> (</w:t>
      </w:r>
      <w:r w:rsidR="000D61D1" w:rsidRPr="000D61D1">
        <w:rPr>
          <w:rFonts w:cs="Times New Roman"/>
        </w:rPr>
        <w:t xml:space="preserve"> 2021)</w:t>
      </w:r>
      <w:r w:rsidR="000D61D1">
        <w:fldChar w:fldCharType="end"/>
      </w:r>
      <w:r>
        <w:t xml:space="preserve"> suggest that completed PPP fraud investigations and data from previous relief programs (e.g., transfer learning) could be used to develop machine learning models aimed at detecting PPP </w:t>
      </w:r>
      <w:r w:rsidRPr="00EA570F">
        <w:t>fraud. However, fraud</w:t>
      </w:r>
      <w:r>
        <w:t xml:space="preserve"> detection is typically conducted using supervised machine learning techniques that rely on labeled data, which depends on Department of Justice (DOJ) indictments or court filings for PPP fraud. Reliance on the limited number of confirmed fraud cases will introduce models trained using only the high-profile cases DOJ investigated. This may introduce significant bias, potentially resulting in a high false negative rate </w:t>
      </w:r>
      <w:r w:rsidR="00642D6A">
        <w:fldChar w:fldCharType="begin"/>
      </w:r>
      <w:r w:rsidR="00642D6A">
        <w:instrText xml:space="preserve"> ADDIN ZOTERO_ITEM CSL_CITATION {"citationID":"tdJ2Zd5x","properties":{"formattedCitation":"(Benala &amp; Tantati, 2022)","plainCitation":"(Benala &amp; Tantati, 2022)","noteIndex":0},"citationItems":[{"id":18,"uris":["http://zotero.org/users/12007747/items/UF8KQ5KQ"],"itemData":{"id":18,"type":"article-journal","abstract":"Software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rsidR="00642D6A">
        <w:fldChar w:fldCharType="separate"/>
      </w:r>
      <w:r w:rsidR="00642D6A" w:rsidRPr="00642D6A">
        <w:rPr>
          <w:rFonts w:cs="Times New Roman"/>
        </w:rPr>
        <w:t>(Benala &amp; Tantati, 2022)</w:t>
      </w:r>
      <w:r w:rsidR="00642D6A">
        <w:fldChar w:fldCharType="end"/>
      </w:r>
      <w:r>
        <w:t xml:space="preserve">. Short of an effective and unbiased fraud detection scheme, PPP loan fraudsters will likely </w:t>
      </w:r>
      <w:r>
        <w:lastRenderedPageBreak/>
        <w:t>continue to benefit at the expense of the United States taxpayer. Additionally, without precise tools to detect PPP fraud, opponents of the program are free to make baseless claims against its general effectiveness and use them as ammunition to oppose future disaster relief funding.</w:t>
      </w:r>
    </w:p>
    <w:p w14:paraId="612B04A0" w14:textId="2B55C7D9" w:rsidR="00887A22" w:rsidRPr="00EA65A9" w:rsidRDefault="00887A22" w:rsidP="003E79CA">
      <w:pPr>
        <w:pStyle w:val="Heading2"/>
      </w:pPr>
      <w:bookmarkStart w:id="24" w:name="_Toc184834434"/>
      <w:r w:rsidRPr="00EA65A9">
        <w:t>Purpose of the Study</w:t>
      </w:r>
      <w:bookmarkEnd w:id="21"/>
      <w:bookmarkEnd w:id="22"/>
      <w:bookmarkEnd w:id="24"/>
    </w:p>
    <w:p w14:paraId="5646C0BE" w14:textId="2AC0736D" w:rsidR="00496200" w:rsidRDefault="00496200" w:rsidP="003E79CA">
      <w:pPr>
        <w:ind w:firstLine="720"/>
      </w:pPr>
      <w:r>
        <w:t xml:space="preserve">The purpose of </w:t>
      </w:r>
      <w:r w:rsidR="00787EB5">
        <w:t xml:space="preserve">this </w:t>
      </w:r>
      <w:r>
        <w:t xml:space="preserve">study is to develop intelligent </w:t>
      </w:r>
      <w:r w:rsidR="00263A06">
        <w:t>semi-supervised</w:t>
      </w:r>
      <w:r>
        <w:t xml:space="preserve"> fraud identification methodologies in the government domain, specifically in the Paycheck Protection Program. The practical application of </w:t>
      </w:r>
      <w:r w:rsidR="00263A06">
        <w:t>semi-supervised</w:t>
      </w:r>
      <w:r>
        <w:t xml:space="preserve"> learning for fraud detection within the PPP will increase program integrity and public trust in disaster relief efforts</w:t>
      </w:r>
      <w:r w:rsidR="00D217E8">
        <w:t xml:space="preserve"> </w:t>
      </w:r>
      <w:r w:rsidR="00D217E8" w:rsidRPr="00D217E8">
        <w:t>Additionally, there is an opportunity to apply models developed using PPP data to similar government program datasets via transfer learning</w:t>
      </w:r>
      <w:r w:rsidR="00D217E8">
        <w:t xml:space="preserve">. </w:t>
      </w:r>
      <w:r>
        <w:t xml:space="preserve">Unsupervised machine learning algorithms do not rely on labeled training data; therefore, the lack of reliably identified fraudulent data within a real-world dataset is not a limiting factor, as identified by </w:t>
      </w:r>
      <w:r>
        <w:fldChar w:fldCharType="begin"/>
      </w:r>
      <w:r w:rsidR="00682536">
        <w:instrText xml:space="preserve"> ADDIN ZOTERO_ITEM CSL_CITATION {"citationID":"N5UwhiIi","properties":{"formattedCitation":"(Benala &amp; Tantati, 2022)","plainCitation":"(Benala &amp; Tantati, 2022)","dontUpdate":true,"noteIndex":0},"citationItems":[{"id":18,"uris":["http://zotero.org/users/12007747/items/UF8KQ5KQ"],"itemData":{"id":18,"type":"article-journal","abstract":"Software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fldChar w:fldCharType="separate"/>
      </w:r>
      <w:r w:rsidRPr="00496200">
        <w:rPr>
          <w:rFonts w:cs="Times New Roman"/>
        </w:rPr>
        <w:t xml:space="preserve">Benala &amp; Tantati </w:t>
      </w:r>
      <w:r w:rsidR="00A523F3">
        <w:rPr>
          <w:rFonts w:cs="Times New Roman"/>
        </w:rPr>
        <w:t>(</w:t>
      </w:r>
      <w:r w:rsidRPr="00496200">
        <w:rPr>
          <w:rFonts w:cs="Times New Roman"/>
        </w:rPr>
        <w:t>2022)</w:t>
      </w:r>
      <w:r>
        <w:fldChar w:fldCharType="end"/>
      </w:r>
      <w:r>
        <w:t xml:space="preserve">. </w:t>
      </w:r>
    </w:p>
    <w:p w14:paraId="735D278A" w14:textId="78F511D5" w:rsidR="00496200" w:rsidRDefault="00496200" w:rsidP="003E79CA">
      <w:pPr>
        <w:ind w:firstLine="720"/>
      </w:pPr>
      <w:r>
        <w:t xml:space="preserve">While previous work incorporating Unsupervised ML with PPP loan fraud detection </w:t>
      </w:r>
      <w:r w:rsidR="00D217E8">
        <w:t xml:space="preserve">focused </w:t>
      </w:r>
      <w:r>
        <w:t xml:space="preserve">on risk mitigation for financial institutions using proprietary methods and non-public financial records such as clustering using existing bank records for businesses with similar profiles </w:t>
      </w:r>
      <w:r>
        <w:fldChar w:fldCharType="begin"/>
      </w:r>
      <w:r w:rsidR="00A53DA1">
        <w:instrText xml:space="preserve"> ADDIN ZOTERO_ITEM CSL_CITATION {"citationID":"lrAN01dN","properties":{"formattedCitation":"(Crowe, n.d.)","plainCitation":"(Crowe, n.d.)","noteIndex":0},"citationItems":[{"id":65,"uris":["http://zotero.org/users/12007747/items/K2RVKYQP"],"itemData":{"id":65,"type":"document","title":"A GUIDE TO Using Analytics to Control PPP Loan Risks","URL":"https://www.crowe.com/-/media/Crowe/LLP/folio-pdf/Using-Analytics-to-Control-PPP-Loan-Risks_CMC2100-005B.pdf","author":[{"family":"Crowe","given":""}]},"label":"page"}],"schema":"https://github.com/citation-style-language/schema/raw/master/csl-citation.json"} </w:instrText>
      </w:r>
      <w:r>
        <w:fldChar w:fldCharType="separate"/>
      </w:r>
      <w:r w:rsidR="00A53DA1" w:rsidRPr="00A53DA1">
        <w:rPr>
          <w:rFonts w:cs="Times New Roman"/>
        </w:rPr>
        <w:t>(Crowe, n.d.)</w:t>
      </w:r>
      <w:r>
        <w:fldChar w:fldCharType="end"/>
      </w:r>
      <w:r>
        <w:t>, this study presents a novel approach to PPP fraud detection using a classification through clustering methodology intended to support government</w:t>
      </w:r>
      <w:r w:rsidR="00D217E8">
        <w:t>-</w:t>
      </w:r>
      <w:r>
        <w:t xml:space="preserve">led fraud detection. This study will use the publicly </w:t>
      </w:r>
      <w:proofErr w:type="gramStart"/>
      <w:r>
        <w:t>available,</w:t>
      </w:r>
      <w:proofErr w:type="gramEnd"/>
      <w:r>
        <w:t xml:space="preserve"> open-access PPP Loan dataset to evaluate the effectiveness of unsupervised learning techniques such as clustering, anomaly detection, and PCA. While the population for this study is the complete record of PPP loan applications, this study will limit analysis to an (albeit large) sample of PPP loan applications over $1</w:t>
      </w:r>
      <w:r w:rsidR="00DC7B8E">
        <w:t>5</w:t>
      </w:r>
      <w:r>
        <w:t>0k. This sample reflects the data population, including all instances over the predetermined threshold</w:t>
      </w:r>
      <w:r w:rsidR="00D217E8">
        <w:t xml:space="preserve">, </w:t>
      </w:r>
      <w:r w:rsidR="00D217E8">
        <w:lastRenderedPageBreak/>
        <w:t xml:space="preserve">resulting in </w:t>
      </w:r>
      <w:r w:rsidR="00BC00D5">
        <w:t>nearly</w:t>
      </w:r>
      <w:r w:rsidR="00D217E8">
        <w:t xml:space="preserve"> one million records</w:t>
      </w:r>
      <w:r>
        <w:t>. This study leverages secondary data, is location agnostic, and will be conducted at the researcher's home location.</w:t>
      </w:r>
    </w:p>
    <w:p w14:paraId="57C2D643" w14:textId="77777777" w:rsidR="00496200" w:rsidRDefault="00496200" w:rsidP="003E79CA">
      <w:pPr>
        <w:ind w:firstLine="720"/>
      </w:pPr>
      <w:r>
        <w:t xml:space="preserve">Data gathering and collection will consist of downloading the open-access dataset from its government data publisher, in this case the Small Business Administration (SBA). Once data is loaded and requisite transformations and normalizations are conducted, it will be analyzed using a series of unsupervised machine learning algorithms encompassing PCA, clustering, and anomaly detection. Additionally, the limited number of labeled fraudulent applications will be used as part of a training dataset to conduct supervised machine learning and binary classification for cross-validation. </w:t>
      </w:r>
    </w:p>
    <w:p w14:paraId="7142A9DB" w14:textId="0D5C54C1" w:rsidR="00887A22" w:rsidRPr="00887A22" w:rsidRDefault="00496200" w:rsidP="003E79CA">
      <w:pPr>
        <w:ind w:firstLine="720"/>
      </w:pPr>
      <w:r>
        <w:t xml:space="preserve">While the dependent variable in this study is the binary classification likely fraudulent </w:t>
      </w:r>
      <w:proofErr w:type="gramStart"/>
      <w:r>
        <w:t>vs not</w:t>
      </w:r>
      <w:proofErr w:type="gramEnd"/>
      <w:r>
        <w:t xml:space="preserve"> likely fraudulent, independent variables will include loan application features such as dollar amount, credit history</w:t>
      </w:r>
      <w:r w:rsidRPr="00F439E2">
        <w:t>, o</w:t>
      </w:r>
      <w:r>
        <w:t xml:space="preserve">r employment status. The finalized list of independent variables will be determined </w:t>
      </w:r>
      <w:proofErr w:type="gramStart"/>
      <w:r>
        <w:t>as a result of</w:t>
      </w:r>
      <w:proofErr w:type="gramEnd"/>
      <w:r>
        <w:t xml:space="preserve"> PCA. For example, unsupervised clustering will group fraudulent and non-fraudulent activity. The measures of effectiveness for unsupervised learning models will occur in two methods; clustering effectiveness will be measured with common unsupervised evaluation metrics such as cohesion and separation, while the small number of previously labeled data (e.g., from guilty pleas and verdicts on alleged fraud) enable measuring of typical supervised machine learning metrics such as precision and recall </w:t>
      </w:r>
      <w:r w:rsidR="00A53DA1">
        <w:fldChar w:fldCharType="begin"/>
      </w:r>
      <w:r w:rsidR="00A53DA1">
        <w:instrText xml:space="preserve"> ADDIN ZOTERO_ITEM CSL_CITATION {"citationID":"f61fNJoN","properties":{"formattedCitation":"(Dridi, 2022b)","plainCitation":"(Dridi, 2022b)","noteIndex":0},"citationItems":[{"id":20,"uris":["http://zotero.org/users/12007747/items/4ZUBRENV"],"itemData":{"id":20,"type":"article","abstract":"Machine learning (ML) is a data-driven approach in which machines learn from the data without the involvement of humans. Several domains take advantage of mind-boggling applications of ML. There are three main learning problems in\nML: supervised learning, unsupervised learning, and reinforcement learning. Supervised learning involves the training of the model on a labelled dataset. Unsupervised learning involves the training of a model in an unlabeled dataset. The model learns on its own by learning the features of the training dataset. Based on that learning features, the model makes predictions on test data. Several unsupervised learning approaches and algorithms range from clustering, k-means to agglomerative, Principal component analysis, and Fuzzy C-means. Clustering involves the grouping of objects based on their similar features. The algorithms in clustering are categorized into two broad categories such as hierarchal clustering and partitional clustering.\nMany unsupervised learning approaches and algorithms have been introduced since the last decade where are well-known and widely used algorithms of unsupervised learning. The growing interest in applying unsupervised learning\ntechniques forms a great success in fields such as computer vision, natural language processing, speech recognition, developing autonomous self-driving cars. Unsupervised learning eliminates the need for labelled data and manual\nhandcrafted feature engineering enabling general, more flexible and automated ML methods. This survey paper focuses on unsupervised learning. In this paper, we conducted a systematic literature survey on the approaches and algorithms of unsupervised learning, the metric used for performance evaluation in unsupervised learning, the merits and demerits of several studies employing unsupervised learning. This study will enable a new direction for researchers in guiding new research areas and the research gap in the domain of unsupervised learning. This study will also enable researchers to compare the effectiveness and efficacy of unsupervised learning algorithms.","DOI":"10.31219/osf.io/kpqr6","language":"en-us","publisher":"OSF Preprints","source":"OSF Preprints","title":"Unsupervised Learning - A Systematic Literature Review","URL":"https://osf.io/kpqr6/","author":[{"family":"Dridi","given":"Salim"}],"accessed":{"date-parts":[["2023",7,14]]},"issued":{"date-parts":[["2022",4,4]]}}}],"schema":"https://github.com/citation-style-language/schema/raw/master/csl-citation.json"} </w:instrText>
      </w:r>
      <w:r w:rsidR="00A53DA1">
        <w:fldChar w:fldCharType="separate"/>
      </w:r>
      <w:r w:rsidR="00A53DA1" w:rsidRPr="00A53DA1">
        <w:rPr>
          <w:rFonts w:cs="Times New Roman"/>
        </w:rPr>
        <w:t>(Dridi, 2022b)</w:t>
      </w:r>
      <w:r w:rsidR="00A53DA1">
        <w:fldChar w:fldCharType="end"/>
      </w:r>
    </w:p>
    <w:p w14:paraId="257B2707" w14:textId="7F4B78BF" w:rsidR="00887A22" w:rsidRPr="00887A22" w:rsidRDefault="3608A412" w:rsidP="003E79CA">
      <w:pPr>
        <w:pStyle w:val="Heading2"/>
      </w:pPr>
      <w:bookmarkStart w:id="25" w:name="_Toc184834435"/>
      <w:bookmarkStart w:id="26" w:name="_Toc464831636"/>
      <w:bookmarkStart w:id="27" w:name="_Toc465328381"/>
      <w:r>
        <w:t xml:space="preserve">Introduction to </w:t>
      </w:r>
      <w:r w:rsidR="00887A22">
        <w:t>Theoretical Framework</w:t>
      </w:r>
      <w:bookmarkEnd w:id="25"/>
      <w:r w:rsidR="00887A22">
        <w:t xml:space="preserve"> </w:t>
      </w:r>
      <w:bookmarkEnd w:id="26"/>
      <w:bookmarkEnd w:id="27"/>
    </w:p>
    <w:p w14:paraId="7F23BE1C" w14:textId="1569F850" w:rsidR="007A07B1" w:rsidRDefault="007A07B1" w:rsidP="003E79CA">
      <w:pPr>
        <w:ind w:firstLine="720"/>
      </w:pPr>
      <w:r>
        <w:t xml:space="preserve">This study will utilize the classification through clustering framework proposed </w:t>
      </w:r>
      <w:r w:rsidRPr="000E2045">
        <w:t xml:space="preserve">by </w:t>
      </w:r>
      <w:r>
        <w:fldChar w:fldCharType="begin"/>
      </w:r>
      <w:r>
        <w:instrText xml:space="preserve"> ADDIN ZOTERO_ITEM CSL_CITATION {"citationID":"VnX4pcTu","properties":{"formattedCitation":"(L\\uc0\\u243{}pez et al., 2012)","plainCitation":"(López et al., 2012)","noteIndex":0},"citationItems":[{"id":1,"uris":["http://zotero.org/users/12007747/items/AXAV2RBC"],"itemData":{"id":1,"type":"article-journal","abstract":"This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7A07B1">
        <w:rPr>
          <w:rFonts w:cs="Times New Roman"/>
        </w:rPr>
        <w:t>(López et al., 2012)</w:t>
      </w:r>
      <w:r>
        <w:fldChar w:fldCharType="end"/>
      </w:r>
      <w:r w:rsidRPr="000E2045">
        <w:t>.</w:t>
      </w:r>
      <w:r>
        <w:t xml:space="preserve"> In their work, the authors conducted classification via unsupervised machine learning using clustering algorithms to sort records into a finite number of clusters, </w:t>
      </w:r>
      <w:r>
        <w:lastRenderedPageBreak/>
        <w:t xml:space="preserve">enabling labeling or classification of the data. In addition to clustering, the authors also conducted </w:t>
      </w:r>
      <w:r w:rsidR="00D217E8">
        <w:t xml:space="preserve">PCA </w:t>
      </w:r>
      <w:r>
        <w:t>to reduce the dimensionality of the dataset.</w:t>
      </w:r>
    </w:p>
    <w:p w14:paraId="10A89B47" w14:textId="25294CC3" w:rsidR="003E5539" w:rsidRPr="00887A22" w:rsidRDefault="007A07B1" w:rsidP="003E79CA">
      <w:pPr>
        <w:ind w:firstLine="720"/>
      </w:pPr>
      <w:r>
        <w:t xml:space="preserve">Through the classification through clustering framework, previously unlabeled PPP loan data can be analyzed for both key independent variables (i.e., via PCA) and sorted into clusters based on likely fraudulent and likely non-fraudulent applications. The fraud identification problem is ultimately a binary classification problem (i.e., fraudulent vs non-fraudulent), which is typically performed using a training dataset and supervised machine learning algorithms such as logistic regression. However, the noted lack of previously labeled data, as identified </w:t>
      </w:r>
      <w:r w:rsidR="00845771">
        <w:fldChar w:fldCharType="begin"/>
      </w:r>
      <w:r w:rsidR="00682536">
        <w:instrText xml:space="preserve"> ADDIN ZOTERO_ITEM CSL_CITATION {"citationID":"WBRz2pFP","properties":{"formattedCitation":"(Bailey et al., 2021)","plainCitation":"(Bailey et al., 2021)","dontUpdate":true,"noteIndex":0},"citationItems":[{"id":25,"uris":["http://zotero.org/users/12007747/items/XEX3J5AW"],"itemData":{"id":25,"type":"article-journal","abstract":"Despite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rsidR="00845771">
        <w:fldChar w:fldCharType="separate"/>
      </w:r>
      <w:r w:rsidR="00845771" w:rsidRPr="00845771">
        <w:rPr>
          <w:rFonts w:cs="Times New Roman"/>
        </w:rPr>
        <w:t xml:space="preserve">Bailey et al. </w:t>
      </w:r>
      <w:r w:rsidR="00845771">
        <w:rPr>
          <w:rFonts w:cs="Times New Roman"/>
        </w:rPr>
        <w:t>(</w:t>
      </w:r>
      <w:r w:rsidR="00845771" w:rsidRPr="00845771">
        <w:rPr>
          <w:rFonts w:cs="Times New Roman"/>
        </w:rPr>
        <w:t>2021)</w:t>
      </w:r>
      <w:r w:rsidR="00845771">
        <w:fldChar w:fldCharType="end"/>
      </w:r>
      <w:r>
        <w:t xml:space="preserve">, precludes the use of effective binary classification via supervised machine learning alone. </w:t>
      </w:r>
    </w:p>
    <w:p w14:paraId="76DF4E35" w14:textId="11E74F5B" w:rsidR="00887A22" w:rsidRPr="00C23A48" w:rsidRDefault="4AFFD956" w:rsidP="003E79CA">
      <w:pPr>
        <w:pStyle w:val="Heading2"/>
      </w:pPr>
      <w:bookmarkStart w:id="28" w:name="_Toc184834436"/>
      <w:r>
        <w:t>Introduction to Research Methodology and Design</w:t>
      </w:r>
      <w:r w:rsidR="00EE0AB3">
        <w:t xml:space="preserve"> </w:t>
      </w:r>
      <w:r w:rsidR="00EE0AB3" w:rsidRPr="00EE0AB3">
        <w:t>(Nature of the Study)</w:t>
      </w:r>
      <w:bookmarkEnd w:id="28"/>
    </w:p>
    <w:p w14:paraId="3931C7C9" w14:textId="0265D51D" w:rsidR="00A961F0" w:rsidRDefault="00887A22" w:rsidP="003E79CA">
      <w:r w:rsidRPr="00887A22">
        <w:tab/>
      </w:r>
      <w:r w:rsidR="00A961F0">
        <w:t xml:space="preserve">This study will use a quantitative experimental design to identify key features and methodologies to identify PPP loan fraud using unsupervised </w:t>
      </w:r>
      <w:r w:rsidR="00663633">
        <w:t>and supervised</w:t>
      </w:r>
      <w:r w:rsidR="00A961F0">
        <w:t xml:space="preserve"> </w:t>
      </w:r>
      <w:r w:rsidR="00663633">
        <w:t>machine learning</w:t>
      </w:r>
      <w:r w:rsidR="00A961F0">
        <w:t xml:space="preserve">. According to </w:t>
      </w:r>
      <w:r w:rsidR="00A961F0">
        <w:fldChar w:fldCharType="begin"/>
      </w:r>
      <w:r w:rsidR="00682536">
        <w:instrText xml:space="preserve"> ADDIN ZOTERO_ITEM CSL_CITATION {"citationID":"kZN96jFR","properties":{"formattedCitation":"(Barroga &amp; Matanguihan, 2022)","plainCitation":"(Barroga &amp; Matanguihan, 2022)","dontUpdate":true,"noteIndex":0},"citationItems":[{"id":9,"uris":["http://zotero.org/users/12007747/items/8FGT9Z9Y"],"itemData":{"id":9,"type":"article-journal","abstract":"The development of research questions and the subsequent hypotheses are prerequisites to defining the main research purpose and specific objectives of a study. Consequently, these objectives determine the study design and research outcome. The development of research questions is a process based on knowledge of current trends, cutting-edge studies, and technological advances in the research field. Excellent research questions are focused and require a comprehensive literature search and in-depth understanding of the problem being investigated. Initially, research questions may be written as descriptive questions which could be developed into inferential questions. These questions must be specific and concise to provide a clear foundation for developing hypotheses. Hypotheses are more formal predictions about the research outcomes. These specify the possible results that may or may not be expected regarding the relationship between groups. Thus, research questions and hypotheses clarify the main purpose and specific objectives of the study, which in turn dictate the design of the study, its direction, and outcome. Studies developed from good research questions and hypotheses will have trustworthy outcomes with wide-ranging social and health implications.","container-title":"Journal of Korean Medical Science","DOI":"10.3346/jkms.2022.37.e121","ISSN":"1011-8934","issue":"16","journalAbbreviation":"J Korean Med Sci","note":"PMID: 35470596\nPMCID: PMC9039193","page":"e121","source":"PubMed Central","title":"A Practical Guide to Writing Quantitative and Qualitative Research Questions and Hypotheses in Scholarly Articles","volume":"37","author":[{"family":"Barroga","given":"Edward"},{"family":"Matanguihan","given":"Glafera Janet"}],"issued":{"date-parts":[["2022",4,12]]}}}],"schema":"https://github.com/citation-style-language/schema/raw/master/csl-citation.json"} </w:instrText>
      </w:r>
      <w:r w:rsidR="00A961F0">
        <w:fldChar w:fldCharType="separate"/>
      </w:r>
      <w:r w:rsidR="00A961F0" w:rsidRPr="00A961F0">
        <w:rPr>
          <w:rFonts w:cs="Times New Roman"/>
        </w:rPr>
        <w:t xml:space="preserve">Barroga &amp; Matanguihan </w:t>
      </w:r>
      <w:r w:rsidR="00126472">
        <w:rPr>
          <w:rFonts w:cs="Times New Roman"/>
        </w:rPr>
        <w:t>(</w:t>
      </w:r>
      <w:r w:rsidR="00A961F0" w:rsidRPr="00A961F0">
        <w:rPr>
          <w:rFonts w:cs="Times New Roman"/>
        </w:rPr>
        <w:t>2022)</w:t>
      </w:r>
      <w:r w:rsidR="00A961F0">
        <w:fldChar w:fldCharType="end"/>
      </w:r>
      <w:r w:rsidR="00A961F0">
        <w:t xml:space="preserve">, quantitative research is the appropriate methodology </w:t>
      </w:r>
      <w:r w:rsidR="00D217E8">
        <w:t>for</w:t>
      </w:r>
      <w:r w:rsidR="00A961F0">
        <w:t xml:space="preserve"> comparing relationships among variables. Similarly, experimentation is the most efficient research design to establish cause and effect between independent and dependent variables </w:t>
      </w:r>
      <w:r w:rsidR="00126472">
        <w:fldChar w:fldCharType="begin"/>
      </w:r>
      <w:r w:rsidR="00126472">
        <w:instrText xml:space="preserve"> ADDIN ZOTERO_ITEM CSL_CITATION {"citationID":"l1Wiqnyb","properties":{"formattedCitation":"(Stoner et al., 2023)","plainCitation":"(Stoner et al., 2023)","noteIndex":0},"citationItems":[{"id":7,"uris":["http://zotero.org/users/12007747/items/CM2BVTMT"],"itemData":{"id":7,"type":"article-journal","abstract":"Experimental research methods have a long history across a number of different disciplines—including consumer research. Although experiments are just one of many alternative research methods, experiments are notable because they are the best way to establish causation. This makes experiments a powerful tool when researchers need to show cause and effect relationships. In this article, we provide best practices for implementing experimental research methods in consumer studies. Specifically, we discuss several important topics researchers need to consider when designing experiments, including developing hypotheses, operationalizing the variables (manipulated or measured), deciding on the research design (between-subjects, within-subjects, or mixed), selecting the research setting (laboratory, field, or online), understanding the main effect (via moderation, mediation, or moderated mediation), including manipulation and attention checks, determining the sample size, and choosing participants. We provide recommendations that researchers can use to conduct high-quality experiments in a consumer context.","container-title":"International Journal of Consumer Studies","DOI":"10.1111/ijcs.12878","ISSN":"1470-6431","issue":"4","language":"en","license":"© 2022 John Wiley &amp; Sons Ltd.","note":"_eprint: https://onlinelibrary.wiley.com/doi/pdf/10.1111/ijcs.12878","page":"1579-1595","source":"Wiley Online Library","title":"Best practices for implementing experimental research methods","volume":"47","author":[{"family":"Stoner","given":"Jennifer L."},{"family":"Felix","given":"Reto"},{"family":"Stadler Blank","given":"Ashley"}],"issued":{"date-parts":[["2023"]]}}}],"schema":"https://github.com/citation-style-language/schema/raw/master/csl-citation.json"} </w:instrText>
      </w:r>
      <w:r w:rsidR="00126472">
        <w:fldChar w:fldCharType="separate"/>
      </w:r>
      <w:r w:rsidR="00126472" w:rsidRPr="00126472">
        <w:rPr>
          <w:rFonts w:cs="Times New Roman"/>
        </w:rPr>
        <w:t>(Stoner et al., 2023)</w:t>
      </w:r>
      <w:r w:rsidR="00126472">
        <w:fldChar w:fldCharType="end"/>
      </w:r>
      <w:r w:rsidR="00A961F0">
        <w:t>.</w:t>
      </w:r>
      <w:r w:rsidR="00D217E8" w:rsidRPr="00D217E8">
        <w:t xml:space="preserve"> </w:t>
      </w:r>
      <w:r w:rsidR="00D217E8">
        <w:t>B</w:t>
      </w:r>
      <w:r w:rsidR="00D217E8" w:rsidRPr="00D217E8">
        <w:t>y systematically manipulating independent variables</w:t>
      </w:r>
      <w:r w:rsidR="00D217E8">
        <w:t xml:space="preserve">, </w:t>
      </w:r>
      <w:r w:rsidR="00D217E8" w:rsidRPr="00D217E8">
        <w:t>such as clustering techniques or preprocessing methods</w:t>
      </w:r>
      <w:r w:rsidR="00D217E8">
        <w:t xml:space="preserve">, </w:t>
      </w:r>
      <w:r w:rsidR="00D217E8" w:rsidRPr="00D217E8">
        <w:t xml:space="preserve">while measuring their effects on fraud detection accuracy, experimentation provides a structured approach to validate hypotheses. This design enables the evaluation of specific methodologies, such as the integration of PCA and semi-supervised learning, under controlled conditions to assess their impact on model performance. Furthermore, experimentation ensures reproducibility, allowing this study to contribute practical </w:t>
      </w:r>
      <w:r w:rsidR="00D217E8" w:rsidRPr="00D217E8">
        <w:lastRenderedPageBreak/>
        <w:t>insights to both the theoretical development of semi-supervised learning and its application in government fraud detection.</w:t>
      </w:r>
    </w:p>
    <w:p w14:paraId="011AB0D1" w14:textId="1254E7A9" w:rsidR="002F575E" w:rsidRPr="00887A22" w:rsidRDefault="00A961F0" w:rsidP="003E79CA">
      <w:pPr>
        <w:ind w:firstLine="720"/>
      </w:pPr>
      <w:r>
        <w:t xml:space="preserve">In this study, existing unsupervised learning algorithms and methodologies such as clustering, anomaly detection, and PCA will be </w:t>
      </w:r>
      <w:proofErr w:type="gramStart"/>
      <w:r>
        <w:t>the independent</w:t>
      </w:r>
      <w:proofErr w:type="gramEnd"/>
      <w:r>
        <w:t xml:space="preserve"> variables, while the dependent variables are the resulting performance metrics when applied to the PPP loan dataset. Additionally, unsupervised machine learning model effectiveness will be compared to previously identified PPP loan fraud using supervised learning performance metrics. </w:t>
      </w:r>
      <w:proofErr w:type="gramStart"/>
      <w:r>
        <w:t>The quantitative</w:t>
      </w:r>
      <w:proofErr w:type="gramEnd"/>
      <w:r>
        <w:t xml:space="preserve"> research methodology is appropriate as the goal is to evaluate the relationship among variables, in this case, the relationship between the various unsupervised machine learning models and the performance evaluation metrics when applied to the PPP loan dataset. Experimentation will enable the control and manipulation of the independent variable (the choice of algorithm) to achieve the highest performance evaluation metrics</w:t>
      </w:r>
      <w:r w:rsidRPr="00E10FEA">
        <w:t>.</w:t>
      </w:r>
      <w:r>
        <w:t xml:space="preserve"> </w:t>
      </w:r>
      <w:r>
        <w:br/>
      </w:r>
      <w:r>
        <w:tab/>
        <w:t xml:space="preserve">This quantitative experimental study will use publicly available PPP loan data and existing unsupervised and supervised machine learning algorithms to detect fraudulent PPP loan applications. Collection of this data will be performed electronically via direct download from the United States Small Business Administration website. All experimentation will be conducted within a Google </w:t>
      </w:r>
      <w:proofErr w:type="spellStart"/>
      <w:r>
        <w:t>Colab</w:t>
      </w:r>
      <w:proofErr w:type="spellEnd"/>
      <w:r>
        <w:t xml:space="preserve"> environment using Python.</w:t>
      </w:r>
    </w:p>
    <w:p w14:paraId="22A39A29" w14:textId="4E975A6F" w:rsidR="00017F42" w:rsidRPr="00C72EB2" w:rsidRDefault="00887A22" w:rsidP="003E79CA">
      <w:pPr>
        <w:pStyle w:val="Heading2"/>
      </w:pPr>
      <w:bookmarkStart w:id="29" w:name="_Toc229316235"/>
      <w:bookmarkStart w:id="30" w:name="_Toc464831637"/>
      <w:bookmarkStart w:id="31" w:name="_Toc465328382"/>
      <w:bookmarkStart w:id="32" w:name="_Toc184834437"/>
      <w:r w:rsidRPr="00887A22">
        <w:t>Research Questions</w:t>
      </w:r>
      <w:bookmarkEnd w:id="29"/>
      <w:bookmarkEnd w:id="30"/>
      <w:bookmarkEnd w:id="31"/>
      <w:bookmarkEnd w:id="32"/>
    </w:p>
    <w:p w14:paraId="31943214" w14:textId="77777777" w:rsidR="00C72EB2" w:rsidRDefault="00C72EB2" w:rsidP="003E79CA">
      <w:pPr>
        <w:pStyle w:val="Heading3"/>
      </w:pPr>
      <w:r>
        <w:t xml:space="preserve">RQ1 </w:t>
      </w:r>
    </w:p>
    <w:p w14:paraId="1D520847" w14:textId="77777777" w:rsidR="00C72EB2" w:rsidRDefault="00C72EB2" w:rsidP="003E79CA">
      <w:pPr>
        <w:ind w:left="720"/>
        <w:rPr>
          <w:b/>
        </w:rPr>
      </w:pPr>
      <w:r>
        <w:t>What are the key features or variables associated with fraudulent loan applications within the PPP?</w:t>
      </w:r>
      <w:r>
        <w:rPr>
          <w:b/>
        </w:rPr>
        <w:tab/>
      </w:r>
    </w:p>
    <w:p w14:paraId="6F144B8E" w14:textId="77777777" w:rsidR="00C72EB2" w:rsidRDefault="00C72EB2" w:rsidP="003E79CA">
      <w:pPr>
        <w:pStyle w:val="Heading3"/>
      </w:pPr>
      <w:r>
        <w:lastRenderedPageBreak/>
        <w:t>RQ2</w:t>
      </w:r>
    </w:p>
    <w:p w14:paraId="78A37687" w14:textId="77777777" w:rsidR="00C72EB2" w:rsidRDefault="00C72EB2" w:rsidP="003E79CA">
      <w:pPr>
        <w:ind w:left="720"/>
      </w:pPr>
      <w:r>
        <w:t>What novel combination of existing unsupervised and supervised learning models can effectively identify fraudulent activity within the PPP?</w:t>
      </w:r>
      <w:r>
        <w:tab/>
      </w:r>
    </w:p>
    <w:p w14:paraId="32070145" w14:textId="77777777" w:rsidR="00C72EB2" w:rsidRDefault="00C72EB2" w:rsidP="003E79CA">
      <w:pPr>
        <w:pStyle w:val="Heading2"/>
      </w:pPr>
      <w:bookmarkStart w:id="33" w:name="_lnxbz9" w:colFirst="0" w:colLast="0"/>
      <w:bookmarkStart w:id="34" w:name="_Toc184834438"/>
      <w:bookmarkEnd w:id="33"/>
      <w:r>
        <w:t>Hypotheses</w:t>
      </w:r>
      <w:bookmarkEnd w:id="34"/>
      <w:r>
        <w:rPr>
          <w:i/>
        </w:rPr>
        <w:t xml:space="preserve"> </w:t>
      </w:r>
    </w:p>
    <w:p w14:paraId="51C88104" w14:textId="77777777" w:rsidR="00C72EB2" w:rsidRDefault="00C72EB2" w:rsidP="003E79CA">
      <w:pPr>
        <w:pStyle w:val="Heading3"/>
      </w:pPr>
      <w:r>
        <w:t>H1</w:t>
      </w:r>
      <w:r>
        <w:rPr>
          <w:vertAlign w:val="subscript"/>
        </w:rPr>
        <w:t>0</w:t>
      </w:r>
    </w:p>
    <w:p w14:paraId="140A6533" w14:textId="77777777" w:rsidR="00C72EB2" w:rsidRDefault="00C72EB2" w:rsidP="003E79CA">
      <w:pPr>
        <w:ind w:left="720"/>
      </w:pPr>
      <w:r>
        <w:t>PPP Loan applications are best clustered and further classified given the complete list of values of each feature or variable in the dataset.</w:t>
      </w:r>
    </w:p>
    <w:p w14:paraId="6DD91AD5" w14:textId="77777777" w:rsidR="00C72EB2" w:rsidRDefault="00C72EB2" w:rsidP="003E79CA">
      <w:pPr>
        <w:pStyle w:val="Heading3"/>
      </w:pPr>
      <w:r>
        <w:t>H1</w:t>
      </w:r>
      <w:r>
        <w:rPr>
          <w:vertAlign w:val="subscript"/>
        </w:rPr>
        <w:t>a</w:t>
      </w:r>
      <w:r>
        <w:t xml:space="preserve"> </w:t>
      </w:r>
    </w:p>
    <w:p w14:paraId="3CE75E42" w14:textId="77777777" w:rsidR="00C72EB2" w:rsidRDefault="00C72EB2" w:rsidP="003E79CA">
      <w:pPr>
        <w:ind w:left="720"/>
      </w:pPr>
      <w:r>
        <w:t>PPP Loan applications are best clustered and further classified given the values of specific features or variables in the dataset.</w:t>
      </w:r>
    </w:p>
    <w:p w14:paraId="1317CDA4" w14:textId="77777777" w:rsidR="00C72EB2" w:rsidRDefault="00C72EB2" w:rsidP="003E79CA">
      <w:pPr>
        <w:pStyle w:val="Heading3"/>
      </w:pPr>
      <w:r>
        <w:t>H2</w:t>
      </w:r>
      <w:r>
        <w:rPr>
          <w:vertAlign w:val="subscript"/>
        </w:rPr>
        <w:t>0</w:t>
      </w:r>
      <w:r>
        <w:t xml:space="preserve"> </w:t>
      </w:r>
    </w:p>
    <w:p w14:paraId="1338C0E2" w14:textId="6B6EC1E7" w:rsidR="00C72EB2" w:rsidRDefault="000A3683" w:rsidP="000A3683">
      <w:pPr>
        <w:ind w:left="720"/>
      </w:pPr>
      <w:r w:rsidRPr="000A3683">
        <w:t>All combinations of unsupervised and supervised models perform identically in detecting fraud</w:t>
      </w:r>
      <w:proofErr w:type="gramStart"/>
      <w:r w:rsidR="00C72EB2">
        <w:t>:  Model</w:t>
      </w:r>
      <w:r w:rsidR="00C72EB2">
        <w:rPr>
          <w:vertAlign w:val="subscript"/>
        </w:rPr>
        <w:t>1</w:t>
      </w:r>
      <w:proofErr w:type="gramEnd"/>
      <w:r w:rsidR="00C72EB2">
        <w:t>=Model</w:t>
      </w:r>
      <w:r w:rsidR="00C72EB2">
        <w:rPr>
          <w:vertAlign w:val="subscript"/>
        </w:rPr>
        <w:t>2</w:t>
      </w:r>
      <w:r w:rsidR="00C72EB2">
        <w:t>=</w:t>
      </w:r>
      <w:proofErr w:type="spellStart"/>
      <w:r w:rsidR="00C72EB2">
        <w:t>Model</w:t>
      </w:r>
      <w:r w:rsidR="00C72EB2">
        <w:rPr>
          <w:vertAlign w:val="subscript"/>
        </w:rPr>
        <w:t>k</w:t>
      </w:r>
      <w:proofErr w:type="spellEnd"/>
      <w:r w:rsidR="00C72EB2">
        <w:rPr>
          <w:vertAlign w:val="subscript"/>
        </w:rPr>
        <w:t>.</w:t>
      </w:r>
    </w:p>
    <w:p w14:paraId="034C4957" w14:textId="77777777" w:rsidR="00C72EB2" w:rsidRDefault="00C72EB2" w:rsidP="003E79CA">
      <w:pPr>
        <w:pStyle w:val="Heading3"/>
      </w:pPr>
      <w:r>
        <w:t>H2</w:t>
      </w:r>
      <w:r>
        <w:rPr>
          <w:vertAlign w:val="subscript"/>
        </w:rPr>
        <w:t>a</w:t>
      </w:r>
    </w:p>
    <w:p w14:paraId="20A63AAA" w14:textId="3E077A92" w:rsidR="00C72EB2" w:rsidRDefault="00C72EB2" w:rsidP="003E79CA">
      <w:pPr>
        <w:ind w:left="720"/>
        <w:rPr>
          <w:b/>
        </w:rPr>
      </w:pPr>
      <w:r>
        <w:t>Not all unsupervised learning models used in conjunction with supervised learning models perform identically in detecting fraudulent activity.  At least two model combinations differ.</w:t>
      </w:r>
    </w:p>
    <w:p w14:paraId="729FDF42" w14:textId="10B6608F" w:rsidR="00887A22" w:rsidRPr="00887A22" w:rsidRDefault="00887A22" w:rsidP="003E79CA">
      <w:pPr>
        <w:pStyle w:val="Heading2"/>
      </w:pPr>
      <w:bookmarkStart w:id="35" w:name="_Toc251423637"/>
      <w:bookmarkStart w:id="36" w:name="_Toc464831646"/>
      <w:bookmarkStart w:id="37" w:name="_Toc465328385"/>
      <w:bookmarkStart w:id="38" w:name="_Toc184834439"/>
      <w:r w:rsidRPr="00887A22">
        <w:t xml:space="preserve">Significance of </w:t>
      </w:r>
      <w:proofErr w:type="gramStart"/>
      <w:r w:rsidRPr="00887A22">
        <w:t>the Study</w:t>
      </w:r>
      <w:bookmarkEnd w:id="35"/>
      <w:bookmarkEnd w:id="36"/>
      <w:bookmarkEnd w:id="37"/>
      <w:bookmarkEnd w:id="38"/>
      <w:proofErr w:type="gramEnd"/>
    </w:p>
    <w:p w14:paraId="138E4CEB" w14:textId="702AA4A8" w:rsidR="00A55AED" w:rsidRDefault="00A55AED" w:rsidP="003E79CA">
      <w:pPr>
        <w:ind w:firstLine="720"/>
      </w:pPr>
      <w:bookmarkStart w:id="39" w:name="_Toc229316236"/>
      <w:bookmarkStart w:id="40" w:name="_Toc464831647"/>
      <w:bookmarkStart w:id="41" w:name="_Toc465328386"/>
      <w:r>
        <w:t xml:space="preserve">Much of the published research on ML-driven fraud detection relies on supervised ML given a robust training dataset </w:t>
      </w:r>
      <w:r>
        <w:fldChar w:fldCharType="begin"/>
      </w:r>
      <w:r>
        <w:instrText xml:space="preserve"> ADDIN ZOTERO_ITEM CSL_CITATION {"citationID":"xFmsxrs9","properties":{"formattedCitation":"(Dridi, 2022a)","plainCitation":"(Dridi, 2022a)","noteIndex":0},"citationItems":[{"id":22,"uris":["http://zotero.org/users/12007747/items/Y7SSJI2S"],"itemData":{"id":22,"type":"article","abstract":"Machine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fldChar w:fldCharType="separate"/>
      </w:r>
      <w:r w:rsidRPr="00A55AED">
        <w:rPr>
          <w:rFonts w:cs="Times New Roman"/>
        </w:rPr>
        <w:t>(Dridi, 2022a)</w:t>
      </w:r>
      <w:r>
        <w:fldChar w:fldCharType="end"/>
      </w:r>
      <w:r>
        <w:t xml:space="preserve">. When there is a significant imbalance in the dataset (i.e., when there is a disproportionate number of records labeled not fraudulent versus fraudulent) several imbalance compensation techniques are typically applied to reduce their effects on algorithm development. However, when presented with a unique dataset in an </w:t>
      </w:r>
      <w:r>
        <w:lastRenderedPageBreak/>
        <w:t xml:space="preserve">underrepresented fraud detection domain (e.g., government fraud) solely supervised ML techniques include either incorporating unrelated training data from previous fraudulent activity investigations </w:t>
      </w:r>
      <w:r>
        <w:fldChar w:fldCharType="begin"/>
      </w:r>
      <w:r w:rsidR="00A7558C">
        <w:instrText xml:space="preserve"> ADDIN ZOTERO_ITEM CSL_CITATION {"citationID":"UNtfXKjM","properties":{"formattedCitation":"(Bailey et al., 2021)","plainCitation":"(Bailey et al., 2021)","noteIndex":0},"citationItems":[{"id":25,"uris":["http://zotero.org/users/12007747/items/XEX3J5AW"],"itemData":{"id":25,"type":"article-journal","abstract":"Despite lessons learned from prior disaster relief funding programs, billions of dollars in fraudulent loans were issued by the Paycheck Protection Program (PPP) during the COVID-19 pandemic in the USA. The misuse of funds prevented business owners and their employees who are in true financial need from accessing program funds. The purpose of this paper is to identify techniques perpetrators used to obtain funds from the program illegally since its inception in March 2020 and concludes with suggestions on internal controls to reduce fraud occurrences in future relief packages.,The authors analyze 106 loan fraud cases reported by the US Department of Justice and compiled by the Project on Government Oversight to examine methods individuals used to illegally obtain funds from the program. The authors complement the data with lender characteristics from Call Reports and Business Insights. They further compare the fraud sample to the entire population of PPP loans, which is available on the US Small Business Administration website. The authors report descriptive statistics, correlations and multivariate regressions.,The authors find that most fraud cases falsify tax data to access program loans and inflate payroll numbers to obtain larger loan amounts. Applicants who sought large amounts applied using multiple companies and across multiple lenders, consistent with the use of multiple loans to avoid the scrutiny of a single large loan with a single lender. The authors find that cases with larger amounts relied on less regulated lenders, such as lending companies, rather than more regulated lenders.,The PPP is part of the largest ever US stimulus in which the private sector allocated funds. This study provides novel evidence of how fraudsters adapted to the program's rules to defraud the government.","archive_location":"world","container-title":"Journal of Financial Crime","DOI":"10.1108/JFC-07-2021-0165","ISSN":"1359-0790","issue":"2","language":"en","note":"publisher: Emerald Publishing Limited","page":"519-532","source":"www.emerald.com","title":"Fraudulent loans and the United States paycheck protection program","volume":"29","author":[{"family":"Bailey","given":"Cristina"},{"family":"Brody","given":"Richard"},{"family":"Sokolowski","given":"Matias"}],"issued":{"date-parts":[["2021",10,25]]}}}],"schema":"https://github.com/citation-style-language/schema/raw/master/csl-citation.json"} </w:instrText>
      </w:r>
      <w:r>
        <w:fldChar w:fldCharType="separate"/>
      </w:r>
      <w:r w:rsidR="00A7558C" w:rsidRPr="00A7558C">
        <w:rPr>
          <w:rFonts w:cs="Times New Roman"/>
        </w:rPr>
        <w:t>(Bailey et al., 2021)</w:t>
      </w:r>
      <w:r>
        <w:fldChar w:fldCharType="end"/>
      </w:r>
      <w:r>
        <w:t xml:space="preserve">, whereas solely unsupervised ML often require significant third party data such as bank records to increase dimensionality and variability </w:t>
      </w:r>
      <w:r>
        <w:fldChar w:fldCharType="begin"/>
      </w:r>
      <w:r>
        <w:instrText xml:space="preserve"> ADDIN ZOTERO_ITEM CSL_CITATION {"citationID":"6KKp4gFt","properties":{"formattedCitation":"(Crowe, n.d.)","plainCitation":"(Crowe, n.d.)","noteIndex":0},"citationItems":[{"id":65,"uris":["http://zotero.org/users/12007747/items/K2RVKYQP"],"itemData":{"id":65,"type":"document","title":"A GUIDE TO Using Analytics to Control PPP Loan Risks","URL":"https://www.crowe.com/-/media/Crowe/LLP/folio-pdf/Using-Analytics-to-Control-PPP-Loan-Risks_CMC2100-005B.pdf","author":[{"family":"Crowe","given":""}]}}],"schema":"https://github.com/citation-style-language/schema/raw/master/csl-citation.json"} </w:instrText>
      </w:r>
      <w:r>
        <w:fldChar w:fldCharType="separate"/>
      </w:r>
      <w:r w:rsidRPr="00EE1C5C">
        <w:rPr>
          <w:rFonts w:cs="Times New Roman"/>
        </w:rPr>
        <w:t>(Crowe, n.d.)</w:t>
      </w:r>
      <w:r>
        <w:fldChar w:fldCharType="end"/>
      </w:r>
      <w:r>
        <w:t xml:space="preserve">. Incorporating unsupervised ML for anomaly detection, PCA, and clustering for fraud detection using solely the government published PPP loan dataset in conjunction with supervised learning techniques, and then comparing findings to the limited known fraudulent activity (as determined by fully prosecuted cases) will provide the framework for a novel classification through clustering fraud detection methodology not limited by the traditional requirement of training datasets. </w:t>
      </w:r>
    </w:p>
    <w:p w14:paraId="32C0E180" w14:textId="66A4535E" w:rsidR="00887A22" w:rsidRPr="00887A22" w:rsidRDefault="00887A22" w:rsidP="003E79CA">
      <w:pPr>
        <w:pStyle w:val="Heading2"/>
      </w:pPr>
      <w:bookmarkStart w:id="42" w:name="_Toc184834440"/>
      <w:r>
        <w:t>Definitions of Key Terms</w:t>
      </w:r>
      <w:bookmarkEnd w:id="39"/>
      <w:bookmarkEnd w:id="40"/>
      <w:bookmarkEnd w:id="41"/>
      <w:bookmarkEnd w:id="42"/>
    </w:p>
    <w:p w14:paraId="39CA0361" w14:textId="77777777" w:rsidR="009845F1" w:rsidRDefault="009845F1" w:rsidP="003E79CA">
      <w:pPr>
        <w:pStyle w:val="Heading3"/>
      </w:pPr>
      <w:bookmarkStart w:id="43" w:name="_Toc464831650"/>
      <w:bookmarkStart w:id="44" w:name="_Toc465328387"/>
      <w:bookmarkStart w:id="45" w:name="_Toc145748782"/>
      <w:r>
        <w:t>18 U.S.C. §§ 1001, 1342</w:t>
      </w:r>
    </w:p>
    <w:p w14:paraId="15F07965" w14:textId="1C7B3832" w:rsidR="009845F1" w:rsidRDefault="009845F1" w:rsidP="003E79CA">
      <w:pPr>
        <w:ind w:firstLine="720"/>
      </w:pPr>
      <w:r>
        <w:t xml:space="preserve">Title 18, United States Code (U.S.C.) contains the laws of the United States pertaining to crimes. § 1001, Statements or Entries Generally, covers false statements made in matters involving each branch of government </w:t>
      </w:r>
      <w:r w:rsidR="009A29B4">
        <w:fldChar w:fldCharType="begin"/>
      </w:r>
      <w:r w:rsidR="009A29B4">
        <w:instrText xml:space="preserve"> ADDIN ZOTERO_ITEM CSL_CITATION {"citationID":"a6sOb5WK","properties":{"formattedCitation":"({\\i{}18 USC 1001: Statements or Entries Generally}, 2004)","plainCitation":"(18 USC 1001: Statements or Entries Generally, 2004)","noteIndex":0},"citationItems":[{"id":66,"uris":["http://zotero.org/users/12007747/items/LYG57QAG"],"itemData":{"id":66,"type":"webpage","title":"18 USC 1001: Statements or entries generally","URL":"https://uscode.house.gov/view.xhtml?req=granuleid:USC-prelim-title18-section1001&amp;num=0&amp;edition=prelim","accessed":{"date-parts":[["2024",1,5]]},"issued":{"date-parts":[["2004"]]}}}],"schema":"https://github.com/citation-style-language/schema/raw/master/csl-citation.json"} </w:instrText>
      </w:r>
      <w:r w:rsidR="009A29B4">
        <w:fldChar w:fldCharType="separate"/>
      </w:r>
      <w:r w:rsidR="009A29B4" w:rsidRPr="009A29B4">
        <w:rPr>
          <w:rFonts w:cs="Times New Roman"/>
        </w:rPr>
        <w:t>(</w:t>
      </w:r>
      <w:r w:rsidR="009A29B4" w:rsidRPr="009A29B4">
        <w:rPr>
          <w:rFonts w:cs="Times New Roman"/>
          <w:i/>
          <w:iCs/>
        </w:rPr>
        <w:t>18 USC 1001: Statements or Entries Generally</w:t>
      </w:r>
      <w:r w:rsidR="009A29B4" w:rsidRPr="009A29B4">
        <w:rPr>
          <w:rFonts w:cs="Times New Roman"/>
        </w:rPr>
        <w:t>, 2004)</w:t>
      </w:r>
      <w:r w:rsidR="009A29B4">
        <w:fldChar w:fldCharType="end"/>
      </w:r>
      <w:r>
        <w:t xml:space="preserve">. § 1342, Fraud by Wire Radio or Television, covers the use of electronic means to defraud or obtain money under false pretense </w:t>
      </w:r>
      <w:r w:rsidR="009A29B4">
        <w:fldChar w:fldCharType="begin"/>
      </w:r>
      <w:r w:rsidR="009A29B4">
        <w:instrText xml:space="preserve"> ADDIN ZOTERO_ITEM CSL_CITATION {"citationID":"a2mYM3Kb","properties":{"formattedCitation":"({\\i{}18 USC 1343: Fraud by Wire, Radio, or Television}, 2008)","plainCitation":"(18 USC 1343: Fraud by Wire, Radio, or Television, 2008)","noteIndex":0},"citationItems":[{"id":67,"uris":["http://zotero.org/users/12007747/items/N2Q37F8K"],"itemData":{"id":67,"type":"webpage","title":"18 USC 1343: Fraud by wire, radio, or television","URL":"https://uscode.house.gov/view.xhtml?req=granuleid:USC-prelim-title18-section1343&amp;num=0&amp;edition=prelim","accessed":{"date-parts":[["2024",1,5]]},"issued":{"date-parts":[["2008"]]}}}],"schema":"https://github.com/citation-style-language/schema/raw/master/csl-citation.json"} </w:instrText>
      </w:r>
      <w:r w:rsidR="009A29B4">
        <w:fldChar w:fldCharType="separate"/>
      </w:r>
      <w:r w:rsidR="009A29B4" w:rsidRPr="009A29B4">
        <w:rPr>
          <w:rFonts w:cs="Times New Roman"/>
        </w:rPr>
        <w:t>(</w:t>
      </w:r>
      <w:r w:rsidR="009A29B4" w:rsidRPr="009A29B4">
        <w:rPr>
          <w:rFonts w:cs="Times New Roman"/>
          <w:i/>
          <w:iCs/>
        </w:rPr>
        <w:t>18 USC 1343: Fraud by Wire, Radio, or Television</w:t>
      </w:r>
      <w:r w:rsidR="009A29B4" w:rsidRPr="009A29B4">
        <w:rPr>
          <w:rFonts w:cs="Times New Roman"/>
        </w:rPr>
        <w:t>, 2008)</w:t>
      </w:r>
      <w:r w:rsidR="009A29B4">
        <w:fldChar w:fldCharType="end"/>
      </w:r>
      <w:r>
        <w:t xml:space="preserve">. </w:t>
      </w:r>
    </w:p>
    <w:p w14:paraId="456DE817" w14:textId="77777777" w:rsidR="009845F1" w:rsidRDefault="009845F1" w:rsidP="003E79CA">
      <w:pPr>
        <w:pStyle w:val="Heading3"/>
      </w:pPr>
      <w:r>
        <w:t xml:space="preserve">Paycheck Protection Program </w:t>
      </w:r>
    </w:p>
    <w:p w14:paraId="246D9060" w14:textId="6F95ABAB" w:rsidR="009845F1" w:rsidRDefault="009845F1" w:rsidP="003E79CA">
      <w:pPr>
        <w:ind w:firstLine="720"/>
      </w:pPr>
      <w:r>
        <w:t xml:space="preserve">Funded by congress in the spring of 2020, the Paycheck Protection Program (PPP) made available nearly $670 billion to eligible small business via government backed loans which could eventually be partially or completely forgiven </w:t>
      </w:r>
      <w:r w:rsidR="009A29B4">
        <w:fldChar w:fldCharType="begin"/>
      </w:r>
      <w:r w:rsidR="009A29B4">
        <w:instrText xml:space="preserve"> ADDIN ZOTERO_ITEM CSL_CITATION {"citationID":"JHQzQfbQ","properties":{"formattedCitation":"(Humphries et al., 2020)","plainCitation":"(Humphries et al., 2020)","noteIndex":0},"citationItems":[{"id":5,"uris":["http://zotero.org/users/12007747/items/72WHDY28"],"itemData":{"id":5,"type":"article-journal","abstract":"The Paycheck Protection Program (PPP) extended 669 billion dollars of forgivable loans in an unprecedented effort to support small businesses affected by the COVID-19 crisis. This paper provides evidence that information frictions and the “first-come, first-served” design of the PPP program skewed its resources towards larger firms and may have permanently reduced its effectiveness. Using new daily survey data on small businesses in the U.S., we show that the smallest businesses were less aware of the PPP and less likely to apply. If they did apply, the smallest businesses applied later, faced longer processing times, and were less likely to have their application approved. These frictions may have mattered, as businesses that received aid report fewer layoffs, higher employment, and improved expectations about the future.","container-title":"Journal of Public Economics","DOI":"10.1016/j.jpubeco.2020.104244","ISSN":"0047-2727","journalAbbreviation":"Journal of Public Economics","page":"104244","source":"ScienceDirect","title":"Information frictions and access to the Paycheck Protection Program","volume":"190","author":[{"family":"Humphries","given":"John Eric"},{"family":"Neilson","given":"Christopher A."},{"family":"Ulyssea","given":"Gabriel"}],"issued":{"date-parts":[["2020",10,1]]}}}],"schema":"https://github.com/citation-style-language/schema/raw/master/csl-citation.json"} </w:instrText>
      </w:r>
      <w:r w:rsidR="009A29B4">
        <w:fldChar w:fldCharType="separate"/>
      </w:r>
      <w:r w:rsidR="009A29B4" w:rsidRPr="009A29B4">
        <w:rPr>
          <w:rFonts w:cs="Times New Roman"/>
        </w:rPr>
        <w:t>(Humphries et al., 2020)</w:t>
      </w:r>
      <w:r w:rsidR="009A29B4">
        <w:fldChar w:fldCharType="end"/>
      </w:r>
      <w:r>
        <w:t xml:space="preserve">. </w:t>
      </w:r>
    </w:p>
    <w:p w14:paraId="1A487A6F" w14:textId="77777777" w:rsidR="009845F1" w:rsidRDefault="009845F1" w:rsidP="003E79CA">
      <w:pPr>
        <w:pStyle w:val="Heading3"/>
      </w:pPr>
      <w:bookmarkStart w:id="46" w:name="_8w0xcvk1pd11" w:colFirst="0" w:colLast="0"/>
      <w:bookmarkEnd w:id="46"/>
      <w:r>
        <w:lastRenderedPageBreak/>
        <w:t xml:space="preserve">Unsupervised Machine Learning </w:t>
      </w:r>
    </w:p>
    <w:p w14:paraId="698DB9B5" w14:textId="60519F27" w:rsidR="009845F1" w:rsidRDefault="009845F1" w:rsidP="003E79CA">
      <w:pPr>
        <w:ind w:firstLine="720"/>
      </w:pPr>
      <w:r>
        <w:t xml:space="preserve">Unsupervised machine learning is a form of machine learning used to identify patterns and anomalies in data without the need for previously labelled data </w:t>
      </w:r>
      <w:r w:rsidR="00632BCE">
        <w:fldChar w:fldCharType="begin"/>
      </w:r>
      <w:r w:rsidR="00632BCE">
        <w:instrText xml:space="preserve"> ADDIN ZOTERO_ITEM CSL_CITATION {"citationID":"o8DS0Q25","properties":{"formattedCitation":"(Dridi, 2022b)","plainCitation":"(Dridi, 2022b)","noteIndex":0},"citationItems":[{"id":20,"uris":["http://zotero.org/users/12007747/items/4ZUBRENV"],"itemData":{"id":20,"type":"article","abstract":"Machine learning (ML) is a data-driven approach in which machines learn from the data without the involvement of humans. Several domains take advantage of mind-boggling applications of ML. There are three main learning problems in\nML: supervised learning, unsupervised learning, and reinforcement learning. Supervised learning involves the training of the model on a labelled dataset. Unsupervised learning involves the training of a model in an unlabeled dataset. The model learns on its own by learning the features of the training dataset. Based on that learning features, the model makes predictions on test data. Several unsupervised learning approaches and algorithms range from clustering, k-means to agglomerative, Principal component analysis, and Fuzzy C-means. Clustering involves the grouping of objects based on their similar features. The algorithms in clustering are categorized into two broad categories such as hierarchal clustering and partitional clustering.\nMany unsupervised learning approaches and algorithms have been introduced since the last decade where are well-known and widely used algorithms of unsupervised learning. The growing interest in applying unsupervised learning\ntechniques forms a great success in fields such as computer vision, natural language processing, speech recognition, developing autonomous self-driving cars. Unsupervised learning eliminates the need for labelled data and manual\nhandcrafted feature engineering enabling general, more flexible and automated ML methods. This survey paper focuses on unsupervised learning. In this paper, we conducted a systematic literature survey on the approaches and algorithms of unsupervised learning, the metric used for performance evaluation in unsupervised learning, the merits and demerits of several studies employing unsupervised learning. This study will enable a new direction for researchers in guiding new research areas and the research gap in the domain of unsupervised learning. This study will also enable researchers to compare the effectiveness and efficacy of unsupervised learning algorithms.","DOI":"10.31219/osf.io/kpqr6","language":"en-us","publisher":"OSF Preprints","source":"OSF Preprints","title":"Unsupervised Learning - A Systematic Literature Review","URL":"https://osf.io/kpqr6/","author":[{"family":"Dridi","given":"Salim"}],"accessed":{"date-parts":[["2023",7,14]]},"issued":{"date-parts":[["2022",4,4]]}}}],"schema":"https://github.com/citation-style-language/schema/raw/master/csl-citation.json"} </w:instrText>
      </w:r>
      <w:r w:rsidR="00632BCE">
        <w:fldChar w:fldCharType="separate"/>
      </w:r>
      <w:r w:rsidR="00632BCE" w:rsidRPr="00632BCE">
        <w:rPr>
          <w:rFonts w:cs="Times New Roman"/>
        </w:rPr>
        <w:t>(Dridi, 2022b)</w:t>
      </w:r>
      <w:r w:rsidR="00632BCE">
        <w:fldChar w:fldCharType="end"/>
      </w:r>
      <w:r>
        <w:t xml:space="preserve">. </w:t>
      </w:r>
    </w:p>
    <w:p w14:paraId="337AD1B2" w14:textId="2B4DD708" w:rsidR="0042728B" w:rsidRDefault="0042728B" w:rsidP="003E79CA">
      <w:pPr>
        <w:pStyle w:val="Heading3"/>
      </w:pPr>
      <w:r>
        <w:t xml:space="preserve">Semi-Supervised Machine Learning </w:t>
      </w:r>
    </w:p>
    <w:p w14:paraId="53DD27B9" w14:textId="5E480427" w:rsidR="00736832" w:rsidRDefault="003C4175" w:rsidP="003E79CA">
      <w:pPr>
        <w:ind w:firstLine="720"/>
      </w:pPr>
      <w:r>
        <w:t>Semi</w:t>
      </w:r>
      <w:r w:rsidR="00D41A86">
        <w:t>-supervised learning combines</w:t>
      </w:r>
      <w:r w:rsidR="0042728B">
        <w:t xml:space="preserve"> </w:t>
      </w:r>
      <w:r w:rsidR="00D41A86" w:rsidRPr="003D2AF5">
        <w:t>elements of both supervised and unsupervised learning</w:t>
      </w:r>
      <w:r w:rsidR="00D41A86">
        <w:t xml:space="preserve">, which is </w:t>
      </w:r>
      <w:r w:rsidR="00600398">
        <w:t>us</w:t>
      </w:r>
      <w:r w:rsidR="00D41A86" w:rsidRPr="003D2AF5">
        <w:t>e</w:t>
      </w:r>
      <w:r w:rsidR="00600398">
        <w:t>ful when</w:t>
      </w:r>
      <w:r w:rsidR="00D41A86" w:rsidRPr="003D2AF5">
        <w:t xml:space="preserve"> a small set of labeled data is available, but most of the data remains unlabeled</w:t>
      </w:r>
      <w:r w:rsidR="007607CC">
        <w:t xml:space="preserve"> </w:t>
      </w:r>
      <w:r w:rsidR="007607CC">
        <w:fldChar w:fldCharType="begin"/>
      </w:r>
      <w:r w:rsidR="007607CC">
        <w:instrText xml:space="preserve"> ADDIN ZOTERO_ITEM CSL_CITATION {"citationID":"9CcBeJdf","properties":{"formattedCitation":"(Dridi, 2022a)","plainCitation":"(Dridi, 2022a)","noteIndex":0},"citationItems":[{"id":22,"uris":["http://zotero.org/users/12007747/items/Y7SSJI2S"],"itemData":{"id":22,"type":"article","abstract":"Machine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7607CC">
        <w:fldChar w:fldCharType="separate"/>
      </w:r>
      <w:r w:rsidR="007607CC" w:rsidRPr="007607CC">
        <w:rPr>
          <w:rFonts w:cs="Times New Roman"/>
        </w:rPr>
        <w:t>(Dridi, 2022a)</w:t>
      </w:r>
      <w:r w:rsidR="007607CC">
        <w:fldChar w:fldCharType="end"/>
      </w:r>
      <w:r w:rsidR="00600398">
        <w:t>.</w:t>
      </w:r>
    </w:p>
    <w:p w14:paraId="7D1A363B" w14:textId="77777777" w:rsidR="009845F1" w:rsidRDefault="009845F1" w:rsidP="003E79CA">
      <w:pPr>
        <w:pStyle w:val="Heading3"/>
      </w:pPr>
      <w:bookmarkStart w:id="47" w:name="_man5cfsluv8b" w:colFirst="0" w:colLast="0"/>
      <w:bookmarkEnd w:id="47"/>
      <w:r>
        <w:t xml:space="preserve">Supervised Machine Learning </w:t>
      </w:r>
    </w:p>
    <w:p w14:paraId="719F81B2" w14:textId="115C6503" w:rsidR="009845F1" w:rsidRDefault="009845F1" w:rsidP="003E79CA">
      <w:pPr>
        <w:ind w:firstLine="720"/>
      </w:pPr>
      <w:r>
        <w:t xml:space="preserve">Supervised machine learning is a form of machine learning used to identify patterns and anomalies in a dataset. Supervised machine learning encompasses a series of algorithms which are trained against previously labelled data </w:t>
      </w:r>
      <w:r w:rsidR="00632BCE">
        <w:fldChar w:fldCharType="begin"/>
      </w:r>
      <w:r w:rsidR="00632BCE">
        <w:instrText xml:space="preserve"> ADDIN ZOTERO_ITEM CSL_CITATION {"citationID":"tV4jwjwv","properties":{"formattedCitation":"(Dridi, 2022a)","plainCitation":"(Dridi, 2022a)","noteIndex":0},"citationItems":[{"id":22,"uris":["http://zotero.org/users/12007747/items/Y7SSJI2S"],"itemData":{"id":22,"type":"article","abstract":"Machine Learning (ML) is a rapidly emerging field that enables a plethora of innovative approaches to solving real-world problems. It enables machines to learn without human intervention from data and is used in a variety of applications, from fraud detection to recommendation systems and medical imaging. Supervised learning, unsupervised learning, and reinforcement learning are the 3 main categories of ML. Supervised learning involves pre-training the model on a labeled dataset and entails two distinct types of learning: classification and regression. Regression is used when the output is\ncontinuous. By contrast, classification is used when the output is categorical. Supervised learning aims to optimize class label models using predictor features. Following that, a second classifier is used to assign class labels to the test data in cases where the values of the predictor characteristics are known but the value of the class label is unknown. In classification, the label identifies the class to which the training set belongs. However, in regression, the label is a real-value response that corresponds to the example. Numerous supervised learning approaches and algorithms have been proposed: XGBoost, Naïve Bayes, Support Vector Machine, Decision Tree, Random Forest, Logistic Regression, and K-Nearest Neighbor to name a few. This survey paper examines supervised learning by offering a thorough assessment of approaches and algorithms, performance metrics, and the merits and demerits of numerous studies. This paper will point researchers in new directions and enable them to compare the efficacy and effectiveness of supervised learning algorithms.","DOI":"10.31219/osf.io/tysr4","language":"en-us","publisher":"OSF Preprints","source":"OSF Preprints","title":"Supervised Learning - A Systematic Literature Review","URL":"https://osf.io/tysr4/","author":[{"family":"Dridi","given":"Salim"}],"accessed":{"date-parts":[["2023",7,14]]},"issued":{"date-parts":[["2022",4,4]]}}}],"schema":"https://github.com/citation-style-language/schema/raw/master/csl-citation.json"} </w:instrText>
      </w:r>
      <w:r w:rsidR="00632BCE">
        <w:fldChar w:fldCharType="separate"/>
      </w:r>
      <w:r w:rsidR="00632BCE" w:rsidRPr="00632BCE">
        <w:rPr>
          <w:rFonts w:cs="Times New Roman"/>
        </w:rPr>
        <w:t>(Dridi, 2022a)</w:t>
      </w:r>
      <w:r w:rsidR="00632BCE">
        <w:fldChar w:fldCharType="end"/>
      </w:r>
      <w:r>
        <w:t>.</w:t>
      </w:r>
    </w:p>
    <w:p w14:paraId="75E0F6F5" w14:textId="77777777" w:rsidR="00887A22" w:rsidRPr="00887A22" w:rsidRDefault="00887A22" w:rsidP="003E79CA">
      <w:pPr>
        <w:pStyle w:val="Heading2"/>
      </w:pPr>
      <w:bookmarkStart w:id="48" w:name="_Toc184834441"/>
      <w:r>
        <w:t>Summary</w:t>
      </w:r>
      <w:bookmarkEnd w:id="43"/>
      <w:bookmarkEnd w:id="44"/>
      <w:bookmarkEnd w:id="48"/>
    </w:p>
    <w:p w14:paraId="16336913" w14:textId="4F252683" w:rsidR="000925DF" w:rsidRDefault="000925DF" w:rsidP="003E79CA">
      <w:pPr>
        <w:ind w:firstLine="720"/>
      </w:pPr>
      <w:r>
        <w:t xml:space="preserve">There is extensive research exploring the application of supervised machine learning techniques to aid in fraud identification in the private and financial sectors. However, since supervised machine learning requires previously labelled data, these techniques will not be effective against a novel dataset or fraud identification problem. To address this gap in literature this study will investigate the application of semi-supervised machine learning techniques to aid in fraud detection using the PPP loan dataset. Comparing results of various supervised </w:t>
      </w:r>
      <w:proofErr w:type="spellStart"/>
      <w:r>
        <w:t>adnd</w:t>
      </w:r>
      <w:proofErr w:type="spellEnd"/>
      <w:r>
        <w:t xml:space="preserve"> unsupervised machine learning algorithms using established measures of effectiveness, this study aims to develop a novel methodology for fraud identification when presented with an unlabeled dataset. </w:t>
      </w:r>
    </w:p>
    <w:p w14:paraId="382D0406" w14:textId="77777777" w:rsidR="00887A22" w:rsidRPr="00887A22" w:rsidRDefault="00887A22" w:rsidP="003E79CA">
      <w:pPr>
        <w:contextualSpacing/>
        <w:rPr>
          <w:rFonts w:eastAsia="Times New Roman" w:cs="Times New Roman"/>
          <w:szCs w:val="24"/>
        </w:rPr>
      </w:pPr>
    </w:p>
    <w:bookmarkEnd w:id="45"/>
    <w:p w14:paraId="4C629ACA" w14:textId="095EDC67" w:rsidR="00887A22" w:rsidRDefault="00887A22" w:rsidP="003E79CA">
      <w:pPr>
        <w:pStyle w:val="Heading1"/>
      </w:pPr>
      <w:r>
        <w:br w:type="page"/>
      </w:r>
      <w:bookmarkStart w:id="49" w:name="_Toc184834442"/>
      <w:r>
        <w:lastRenderedPageBreak/>
        <w:t>Chapter 2: Literature Review</w:t>
      </w:r>
      <w:bookmarkStart w:id="50" w:name="_Toc464831651"/>
      <w:bookmarkStart w:id="51" w:name="_Toc465328388"/>
      <w:bookmarkEnd w:id="49"/>
      <w:bookmarkEnd w:id="50"/>
      <w:bookmarkEnd w:id="51"/>
    </w:p>
    <w:p w14:paraId="72F58DA0" w14:textId="11E039D5" w:rsidR="001C5D69" w:rsidRPr="001C5D69" w:rsidRDefault="001C5D69" w:rsidP="003E79CA">
      <w:pPr>
        <w:ind w:firstLine="720"/>
      </w:pPr>
      <w:r w:rsidRPr="001C5D69">
        <w:t xml:space="preserve">The purpose of this literature review is to establish a foundational understanding of machine learning methodologies, ethical considerations, and the unique operational context required for effective fraud detection within the Paycheck Protection Program (PPP). The rapid deployment of PPP funds during the COVID-19 pandemic exposed significant vulnerabilities within public sector programs to fraud and misuse. This study specifically addresses these challenges by exploring semi-supervised machine learning models tailored to the imbalanced datasets characteristic of government-administered financial aid programs, which frequently feature scarce instances of fraudulent activity relative to the vast number of legitimate claims </w:t>
      </w:r>
      <w:r>
        <w:fldChar w:fldCharType="begin"/>
      </w:r>
      <w:r w:rsidR="003144CA">
        <w:instrText xml:space="preserve"> ADDIN ZOTERO_ITEM CSL_CITATION {"citationID":"HhIILrrn","properties":{"formattedCitation":"(Itri et al., 2019; Zhao et al., 2024)","plainCitation":"(Itri et al., 2019; Zhao et al., 2024)","noteIndex":0},"citationItems":[{"id":156,"uris":["http://zotero.org/users/12007747/items/SCKQQIZL"],"itemData":{"id":156,"type":"paper-conference","abstract":"Nowadays, fraud is a major problem facing the insurance industry that Big Data and Machine Learning are trying to solve. This paper deals with the evaluation of the effectiveness and the verifiability of the best-known machine learning algorithms for fraud prediction. We adopted the supervised method applied to automobile data claims of an anonymous insurance company. We aim to propose an approach that improves the relevance of the results of artificial intelligence. The study has demonstrated that RandomForest works better among all algorithms compared.","container-title":"2019 Third International Conference on Intelligent Computing in Data Sciences (ICDS)","DOI":"10.1109/ICDS47004.2019.8942277","event-title":"2019 Third International Conference on Intelligent Computing in Data Sciences (ICDS)","page":"1-4","source":"IEEE Xplore","title":"Performance comparative study of machine learning algorithms for automobile insurance fraud detection","URL":"https://ieeexplore.ieee.org/document/8942277/?arnumber=8942277","author":[{"family":"Itri","given":"Bouzgarne"},{"family":"Mohamed","given":"Youssfi"},{"family":"Mohammed","given":"Qbadou"},{"family":"Omar","given":"Bouattane"}],"accessed":{"date-parts":[["2024",9,9]]},"issued":{"date-parts":[["2019",10]]}}},{"id":133,"uris":["http://zotero.org/users/12007747/items/8JA6PPXN"],"itemData":{"id":133,"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003144CA" w:rsidRPr="003144CA">
        <w:rPr>
          <w:rFonts w:cs="Times New Roman"/>
        </w:rPr>
        <w:t>(Itri et al., 2019; Zhao et al., 2024)</w:t>
      </w:r>
      <w:r>
        <w:fldChar w:fldCharType="end"/>
      </w:r>
      <w:r w:rsidRPr="001C5D69">
        <w:t>.</w:t>
      </w:r>
    </w:p>
    <w:p w14:paraId="51472F0E" w14:textId="212E2AD7" w:rsidR="001C5D69" w:rsidRPr="001C5D69" w:rsidRDefault="00AB3F4D" w:rsidP="003E79CA">
      <w:pPr>
        <w:ind w:firstLine="720"/>
      </w:pPr>
      <w:r w:rsidRPr="00AB3F4D">
        <w:t xml:space="preserve">This chapter explores relevant literature across key areas to address the complexities involved in this type of fraud detection. </w:t>
      </w:r>
      <w:r w:rsidR="001C5D69" w:rsidRPr="001C5D69">
        <w:t xml:space="preserve">These areas include foundational data science methodologies, theoretical frameworks that guide the interpretation and design of fraud detection models, ethical and legal considerations necessary to ensure responsible AI deployment, and the specific operational context of the PPP. Each section builds upon a synthesis of studies, integrating key findings and highlighting critical research gaps that inform the methodology choices outlined in Chapter 3 </w:t>
      </w:r>
      <w:r w:rsidR="003144CA">
        <w:fldChar w:fldCharType="begin"/>
      </w:r>
      <w:r w:rsidR="003144CA">
        <w:instrText xml:space="preserve"> ADDIN ZOTERO_ITEM CSL_CITATION {"citationID":"97G4LWaY","properties":{"formattedCitation":"(Debener et al., 2023; Gui et al., 2024; Rixom et al., 2021)","plainCitation":"(Debener et al., 2023; Gui et al., 2024; Rixom et al., 2021)","noteIndex":0},"citationItems":[{"id":136,"uris":["http://zotero.org/users/12007747/items/SXS8WF5W"],"itemData":{"id":136,"type":"article-journal","abstract":"Fraud is a significant issue for insurance companies, generating much interest in machine learning solutions. Although supervised learning for insurance fraud detection has long been a research focus, unsupervised learning has rarely been studied in this context, and there remains insufficient evidence to guide the choice between these branches of machine learning for insurance fraud detection. Accordingly, this study evaluates supervised and unsupervised learning using proprietary insurance claim data. Furthermore, we conduct a field experiment in cooperation with an insurance company to investigate the performance of each approach in terms of identifying new fraudulent claims. We derive several important findings. Unsupervised learning, especially isolation forests, can successfully detect insurance fraud. Supervised learning also performs strongly, despite few labeled fraud cases. Interestingly, unsupervised and supervised learning detect new fraudulent claims based on different input information. Therefore, for implementation, we suggest understanding supervised and unsupervised methods as complements rather than substitutes.","container-title":"Journal of Risk &amp; Insurance","DOI":"10.1111/jori.12427","ISSN":"00224367","issue":"3","page":"743-768","source":"EBSCOhost","title":"Detecting insurance fraud using supervised and unsupervised machine learning","volume":"90","author":[{"family":"Debener","given":"Jörn"},{"family":"Heinke","given":"Volker"},{"family":"Kriebel","given":"Johannes"}],"issued":{"date-parts":[["2023",9]]}}},{"id":122,"uris":["http://zotero.org/users/12007747/items/MXP952FR"],"itemData":{"id":122,"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id":140,"uris":["http://zotero.org/users/12007747/items/WKWHHP77"],"itemData":{"id":140,"type":"article-journal","abstract":"This study examines public perceptions of potential overseers charged with ensuring that relief packages are distributed to the intended audience. In an experiment, we assess perceptions of trustworthiness and fraud reduction ability between government and public accounting firm employees in the context of relief package oversight. While actual ability is important, public perceptions of overseer ability is also essential for relief packages to be fully effective. We find that people, regardless of their political party affiliation, rate public accounting firm employees as more trustworthy and better able to reduce fraud than government employees. For government oversight, participant political party affiliation influences perceptions of employee ability and is mediated by general trust in government. These findings suggest public accounting firms are a viable alternative to increase public perceptions that relief packages are distributed effectively. Initial evidence suggests educating the public on the role of career government employees may raise public opinion. Data Availability: Data are available from the authors upon request. JEL Classifications: H12, H84, M41, M48.","container-title":"Accounting &amp; the Public Interest","DOI":"10.2308/API-2020-019","ISSN":"15309320","issue":"1","note":"publisher: American Accounting Association","page":"39-63","source":"EBSCOhost","title":"Contrasting Public Perceptions of Government versus Certified Public Accounting Firm Oversight of Relief Packages","volume":"21","author":[{"family":"Rixom","given":"Brett A."},{"family":"Rixom","given":"Jessica M."},{"family":"Pippin","given":"Sonja"},{"family":"Wong","given":"Jeffrey"}],"issued":{"date-parts":[["2021",1]]}}}],"schema":"https://github.com/citation-style-language/schema/raw/master/csl-citation.json"} </w:instrText>
      </w:r>
      <w:r w:rsidR="003144CA">
        <w:fldChar w:fldCharType="separate"/>
      </w:r>
      <w:r w:rsidR="003144CA" w:rsidRPr="003144CA">
        <w:rPr>
          <w:rFonts w:cs="Times New Roman"/>
        </w:rPr>
        <w:t>(Debener et al., 2023; Gui et al., 2024; Rixom et al., 2021)</w:t>
      </w:r>
      <w:r w:rsidR="003144CA">
        <w:fldChar w:fldCharType="end"/>
      </w:r>
      <w:r w:rsidR="001C5D69" w:rsidRPr="001C5D69">
        <w:t>.</w:t>
      </w:r>
    </w:p>
    <w:p w14:paraId="32E516B6" w14:textId="77777777" w:rsidR="001C5D69" w:rsidRPr="001C5D69" w:rsidRDefault="001C5D69" w:rsidP="003E79CA">
      <w:pPr>
        <w:ind w:firstLine="720"/>
      </w:pPr>
      <w:r w:rsidRPr="001C5D69">
        <w:t>The structure of this literature review is organized as follows:</w:t>
      </w:r>
    </w:p>
    <w:p w14:paraId="19A509CE" w14:textId="12EFA830" w:rsidR="001C5D69" w:rsidRPr="001C5D69" w:rsidRDefault="001C5D69" w:rsidP="003E79CA">
      <w:pPr>
        <w:numPr>
          <w:ilvl w:val="0"/>
          <w:numId w:val="44"/>
        </w:numPr>
      </w:pPr>
      <w:r w:rsidRPr="001C5D69">
        <w:rPr>
          <w:b/>
          <w:bCs/>
        </w:rPr>
        <w:t>Theoretical Framework</w:t>
      </w:r>
      <w:r w:rsidRPr="001C5D69">
        <w:t>: This section examines clustering techniques and dimensionality reduction methods as applied to fraud detection, particularly within imbalanced datasets. The Fraud Triangle Theory and its expanded versions offer insights into the behavioral drivers of fraud, connecting technical approaches to behavioral risk indicators and guiding the study's design</w:t>
      </w:r>
      <w:r w:rsidR="00AB3F4D">
        <w:t xml:space="preserve"> </w:t>
      </w:r>
      <w:r w:rsidR="00AB3F4D">
        <w:fldChar w:fldCharType="begin"/>
      </w:r>
      <w:r w:rsidR="00AB3F4D">
        <w:instrText xml:space="preserve"> ADDIN ZOTERO_ITEM CSL_CITATION {"citationID":"mP8nRPq7","properties":{"formattedCitation":"(Awang et al., 2020)","plainCitation":"(Awang et al., 2020)","noteIndex":0},"citationItems":[{"id":184,"uris":["http://zotero.org/users/12007747/items/BII8PMBW"],"itemData":{"id":184,"type":"article-journal","container-title":"Board","page":"54–64","source":"Google Scholar","title":"Fraud triangle theory: calling for new factors","title-short":"Fraud triangle theory","volume":"7","author":[{"family":"Awang","given":"Naqiah"},{"family":"Hussin","given":"Nur Syafiqah"},{"family":"Razali","given":"Fatin Adilah"},{"family":"Lyana","given":"Shafinaz"},{"family":"Talib","given":"Abu"}],"issued":{"date-parts":[["2020"]]}}}],"schema":"https://github.com/citation-style-language/schema/raw/master/csl-citation.json"} </w:instrText>
      </w:r>
      <w:r w:rsidR="00AB3F4D">
        <w:fldChar w:fldCharType="separate"/>
      </w:r>
      <w:r w:rsidR="00AB3F4D" w:rsidRPr="00AB3F4D">
        <w:rPr>
          <w:rFonts w:cs="Times New Roman"/>
        </w:rPr>
        <w:t>(Awang et al., 2020)</w:t>
      </w:r>
      <w:r w:rsidR="00AB3F4D">
        <w:fldChar w:fldCharType="end"/>
      </w:r>
      <w:r w:rsidRPr="001C5D69">
        <w:t>.</w:t>
      </w:r>
    </w:p>
    <w:p w14:paraId="6B75D476" w14:textId="672FC420" w:rsidR="001C5D69" w:rsidRPr="001C5D69" w:rsidRDefault="001C5D69" w:rsidP="003E79CA">
      <w:pPr>
        <w:numPr>
          <w:ilvl w:val="0"/>
          <w:numId w:val="44"/>
        </w:numPr>
      </w:pPr>
      <w:r w:rsidRPr="001C5D69">
        <w:rPr>
          <w:b/>
          <w:bCs/>
        </w:rPr>
        <w:lastRenderedPageBreak/>
        <w:t>Data Ethics and Legal Frameworks</w:t>
      </w:r>
      <w:r w:rsidRPr="001C5D69">
        <w:t xml:space="preserve">: Ethical considerations, such as fairness, accountability, and privacy, are critical when deploying machine learning in public sector contexts. This section discusses the implications of frameworks like GDPR and CCPA, ensuring the study aligns with legal standards and ethical expectations in government applications </w:t>
      </w:r>
      <w:r w:rsidR="003144CA">
        <w:fldChar w:fldCharType="begin"/>
      </w:r>
      <w:r w:rsidR="003144CA">
        <w:instrText xml:space="preserve"> ADDIN ZOTERO_ITEM CSL_CITATION {"citationID":"ji3diIU4","properties":{"formattedCitation":"(Emilio Ferrara, 2023; Koreff et al., 2023)","plainCitation":"(Emilio Ferrara, 2023; Koreff et al., 2023)","noteIndex":0},"citationItems":[{"id":167,"uris":["http://zotero.org/users/12007747/items/WCDUYLCT"],"itemData":{"id":167,"type":"article-journal","abstract":"The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Ferrara"}],"issued":{"date-parts":[["2023",12,1]]}}},{"id":151,"uris":["http://zotero.org/users/12007747/items/62UVBZSV"],"itemData":{"id":151,"type":"article-journal","abstract":"Artificial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rsidR="003144CA">
        <w:fldChar w:fldCharType="separate"/>
      </w:r>
      <w:r w:rsidR="003144CA" w:rsidRPr="003144CA">
        <w:rPr>
          <w:rFonts w:cs="Times New Roman"/>
        </w:rPr>
        <w:t>(Emilio Ferrara, 2023; Koreff et al., 2023)</w:t>
      </w:r>
      <w:r w:rsidR="003144CA">
        <w:fldChar w:fldCharType="end"/>
      </w:r>
      <w:r w:rsidRPr="001C5D69">
        <w:t>.</w:t>
      </w:r>
    </w:p>
    <w:p w14:paraId="2264AEA7" w14:textId="760FF4FE" w:rsidR="001C5D69" w:rsidRPr="001C5D69" w:rsidRDefault="001C5D69" w:rsidP="003E79CA">
      <w:pPr>
        <w:numPr>
          <w:ilvl w:val="0"/>
          <w:numId w:val="44"/>
        </w:numPr>
      </w:pPr>
      <w:r w:rsidRPr="001C5D69">
        <w:rPr>
          <w:b/>
          <w:bCs/>
        </w:rPr>
        <w:t>COVID-19 and the Paycheck Protection Program</w:t>
      </w:r>
      <w:r w:rsidRPr="001C5D69">
        <w:t xml:space="preserve">: The PPP’s rapid deployment during the pandemic provides a unique case study of fraud vulnerabilities in government-administered relief programs. This section addresses the inherent risks and operational challenges within the PPP, using comparative studies to highlight the need for fraud detection strategies adaptable to high-volume, high-urgency scenarios </w:t>
      </w:r>
      <w:r w:rsidR="003144CA">
        <w:fldChar w:fldCharType="begin"/>
      </w:r>
      <w:r w:rsidR="003144CA">
        <w:instrText xml:space="preserve"> ADDIN ZOTERO_ITEM CSL_CITATION {"citationID":"soXT9ZGd","properties":{"formattedCitation":"(Bozza, 2024; Miller &amp; Bertozzi, 2024)","plainCitation":"(Bozza, 2024; Miller &amp; Bertozzi, 2024)","noteIndex":0},"citationItems":[{"id":89,"uris":["http://zotero.org/users/12007747/items/QIJNVYQI"],"itemData":{"id":89,"type":"article-journal","abstract":"Fraud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G."}],"issued":{"date-parts":[["2024",5]]}}},{"id":134,"uris":["http://zotero.org/users/12007747/items/D55EXMMB"],"itemData":{"id":134,"type":"article-journal","abstract":"Abstract\n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rsidR="003144CA">
        <w:fldChar w:fldCharType="separate"/>
      </w:r>
      <w:r w:rsidR="003144CA" w:rsidRPr="003144CA">
        <w:rPr>
          <w:rFonts w:cs="Times New Roman"/>
        </w:rPr>
        <w:t>(Bozza, 2024; Miller &amp; Bertozzi, 2024)</w:t>
      </w:r>
      <w:r w:rsidR="003144CA">
        <w:fldChar w:fldCharType="end"/>
      </w:r>
      <w:r w:rsidR="003144CA">
        <w:t>.</w:t>
      </w:r>
    </w:p>
    <w:p w14:paraId="0B8CF2D8" w14:textId="17D4ABC4" w:rsidR="001C5D69" w:rsidRPr="001C5D69" w:rsidRDefault="001C5D69" w:rsidP="003E79CA">
      <w:pPr>
        <w:numPr>
          <w:ilvl w:val="0"/>
          <w:numId w:val="44"/>
        </w:numPr>
      </w:pPr>
      <w:r w:rsidRPr="001C5D69">
        <w:rPr>
          <w:b/>
          <w:bCs/>
        </w:rPr>
        <w:t>Fraud in Government Programs</w:t>
      </w:r>
      <w:r w:rsidRPr="001C5D69">
        <w:t xml:space="preserve">: Broadening the context, this section reviews challenges across other public sector programs, discussing macro-level governance and meso-level organizational controls that influence fraud detection. This comparison underscores the importance of adapting fraud detection methods to meet the regulatory and operational needs specific to public sector programs </w:t>
      </w:r>
      <w:r w:rsidR="003144CA">
        <w:fldChar w:fldCharType="begin"/>
      </w:r>
      <w:r w:rsidR="003144CA">
        <w:instrText xml:space="preserve"> ADDIN ZOTERO_ITEM CSL_CITATION {"citationID":"jOAcea2D","properties":{"formattedCitation":"(A. Ali et al., 2022; King et al., 2023)","plainCitation":"(A. Ali et al., 2022; King et al., 2023)","noteIndex":0},"citationItems":[{"id":26,"uris":["http://zotero.org/users/12007747/items/NVIWKHQH"],"itemData":{"id":26,"type":"article-journal","abstract":"Financial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id":82,"uris":["http://zotero.org/users/12007747/items/RMMCG6W6"],"itemData":{"id":82,"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rsidR="003144CA">
        <w:fldChar w:fldCharType="separate"/>
      </w:r>
      <w:r w:rsidR="003144CA" w:rsidRPr="003144CA">
        <w:rPr>
          <w:rFonts w:cs="Times New Roman"/>
        </w:rPr>
        <w:t>(A. Ali et al., 2022; King et al., 2023)</w:t>
      </w:r>
      <w:r w:rsidR="003144CA">
        <w:fldChar w:fldCharType="end"/>
      </w:r>
      <w:r w:rsidRPr="001C5D69">
        <w:t>.</w:t>
      </w:r>
    </w:p>
    <w:p w14:paraId="394D0875" w14:textId="30510A26" w:rsidR="001C5D69" w:rsidRPr="001C5D69" w:rsidRDefault="001C5D69" w:rsidP="003E79CA">
      <w:pPr>
        <w:numPr>
          <w:ilvl w:val="0"/>
          <w:numId w:val="44"/>
        </w:numPr>
      </w:pPr>
      <w:r w:rsidRPr="001C5D69">
        <w:rPr>
          <w:b/>
          <w:bCs/>
        </w:rPr>
        <w:t>Machine Learning for Fraud Detection</w:t>
      </w:r>
      <w:r w:rsidRPr="001C5D69">
        <w:t>: This section examines the application of supervised, unsupervised, and semi-supervised learning techniques for fraud detection, with an emphasis on semi-supervised models that effectively handle the imbalanced data typical in fraud cases. Evaluation metrics are reviewed to clarify performance considerations specific to imbalanced datasets in fraud detection</w:t>
      </w:r>
      <w:r w:rsidR="003144CA">
        <w:t xml:space="preserve"> </w:t>
      </w:r>
      <w:r w:rsidR="003144CA">
        <w:fldChar w:fldCharType="begin"/>
      </w:r>
      <w:r w:rsidR="003144CA">
        <w:instrText xml:space="preserve"> ADDIN ZOTERO_ITEM CSL_CITATION {"citationID":"U3NChk3V","properties":{"formattedCitation":"(Debener et al., 2023; Gui et al., 2024)","plainCitation":"(Debener et al., 2023; Gui et al., 2024)","noteIndex":0},"citationItems":[{"id":136,"uris":["http://zotero.org/users/12007747/items/SXS8WF5W"],"itemData":{"id":136,"type":"article-journal","abstract":"Fraud is a significant issue for insurance companies, generating much interest in machine learning solutions. Although supervised learning for insurance fraud detection has long been a research focus, unsupervised learning has rarely been studied in this context, and there remains insufficient evidence to guide the choice between these branches of machine learning for insurance fraud detection. Accordingly, this study evaluates supervised and unsupervised learning using proprietary insurance claim data. Furthermore, we conduct a field experiment in cooperation with an insurance company to investigate the performance of each approach in terms of identifying new fraudulent claims. We derive several important findings. Unsupervised learning, especially isolation forests, can successfully detect insurance fraud. Supervised learning also performs strongly, despite few labeled fraud cases. Interestingly, unsupervised and supervised learning detect new fraudulent claims based on different input information. Therefore, for implementation, we suggest understanding supervised and unsupervised methods as complements rather than substitutes.","container-title":"Journal of Risk &amp; Insurance","DOI":"10.1111/jori.12427","ISSN":"00224367","issue":"3","page":"743-768","source":"EBSCOhost","title":"Detecting insurance fraud using supervised and unsupervised machine learning","volume":"90","author":[{"family":"Debener","given":"Jörn"},{"family":"Heinke","given":"Volker"},{"family":"Kriebel","given":"Johannes"}],"issued":{"date-parts":[["2023",9]]}}},{"id":122,"uris":["http://zotero.org/users/12007747/items/MXP952FR"],"itemData":{"id":122,"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schema":"https://github.com/citation-style-language/schema/raw/master/csl-citation.json"} </w:instrText>
      </w:r>
      <w:r w:rsidR="003144CA">
        <w:fldChar w:fldCharType="separate"/>
      </w:r>
      <w:r w:rsidR="003144CA" w:rsidRPr="003144CA">
        <w:rPr>
          <w:rFonts w:cs="Times New Roman"/>
        </w:rPr>
        <w:t>(Debener et al., 2023; Gui et al., 2024)</w:t>
      </w:r>
      <w:r w:rsidR="003144CA">
        <w:fldChar w:fldCharType="end"/>
      </w:r>
      <w:r w:rsidRPr="001C5D69">
        <w:t>.</w:t>
      </w:r>
    </w:p>
    <w:p w14:paraId="5B4A4EFD" w14:textId="77777777" w:rsidR="001C5D69" w:rsidRPr="001C5D69" w:rsidRDefault="001C5D69" w:rsidP="003E79CA">
      <w:pPr>
        <w:numPr>
          <w:ilvl w:val="0"/>
          <w:numId w:val="44"/>
        </w:numPr>
      </w:pPr>
      <w:r w:rsidRPr="001C5D69">
        <w:rPr>
          <w:b/>
          <w:bCs/>
        </w:rPr>
        <w:lastRenderedPageBreak/>
        <w:t>Summary</w:t>
      </w:r>
      <w:r w:rsidRPr="001C5D69">
        <w:t>: The chapter concludes with a synthesis of research gaps, setting up a direct lead-in to Chapter 3, where these insights inform the selection of methodologies. This includes the rationale for focusing on semi-supervised models and clustering techniques, which align with the identified challenges and operational demands of fraud detection within the PPP.</w:t>
      </w:r>
    </w:p>
    <w:p w14:paraId="7CDE8BC6" w14:textId="0A32526F" w:rsidR="00A61B52" w:rsidRDefault="001C5D69" w:rsidP="003E79CA">
      <w:pPr>
        <w:ind w:firstLine="720"/>
      </w:pPr>
      <w:r w:rsidRPr="001C5D69">
        <w:t xml:space="preserve">To ensure a rigorous approach, this literature review relied on peer-reviewed studies and comprehensive database searches that included EBSCOhost, ProQuest, Google Scholar, and </w:t>
      </w:r>
      <w:proofErr w:type="spellStart"/>
      <w:r w:rsidRPr="001C5D69">
        <w:t>arXiv</w:t>
      </w:r>
      <w:proofErr w:type="spellEnd"/>
      <w:r w:rsidRPr="001C5D69">
        <w:t>.</w:t>
      </w:r>
      <w:r w:rsidR="00AB3F4D" w:rsidRPr="00AB3F4D">
        <w:rPr>
          <w:rFonts w:ascii="Segoe UI" w:hAnsi="Segoe UI" w:cs="Segoe UI"/>
          <w:sz w:val="18"/>
          <w:szCs w:val="18"/>
        </w:rPr>
        <w:t xml:space="preserve"> </w:t>
      </w:r>
      <w:r w:rsidR="00AB3F4D" w:rsidRPr="00AB3F4D">
        <w:t>This multi-source approach supports a balanced review, incorporating established methodologies and emerging trends to ground this study’s design choices in theoretical and practical insights</w:t>
      </w:r>
      <w:r w:rsidR="00AB3F4D">
        <w:t>.</w:t>
      </w:r>
    </w:p>
    <w:p w14:paraId="31876AC7" w14:textId="77777777" w:rsidR="001C5D69" w:rsidRPr="001C5D69" w:rsidRDefault="001C5D69" w:rsidP="003E79CA">
      <w:pPr>
        <w:pStyle w:val="Heading2"/>
      </w:pPr>
      <w:bookmarkStart w:id="52" w:name="_Toc184834443"/>
      <w:r w:rsidRPr="001C5D69">
        <w:t>Databases and Search Strategy</w:t>
      </w:r>
      <w:bookmarkEnd w:id="52"/>
    </w:p>
    <w:p w14:paraId="3318187B" w14:textId="77777777" w:rsidR="001C5D69" w:rsidRPr="001C5D69" w:rsidRDefault="001C5D69" w:rsidP="003E79CA">
      <w:pPr>
        <w:ind w:firstLine="720"/>
      </w:pPr>
      <w:r w:rsidRPr="001C5D69">
        <w:t xml:space="preserve">To ensure a comprehensive and academically rigorous literature review, this study employed a multi-database search strategy, drawing on diverse sources to cover machine learning methodologies, fraud detection in government programs, and data ethics frameworks. Primary databases accessed include the Northcentral University (NCU) Library with EBSCOhost and ProQuest platforms, Google Scholar, and </w:t>
      </w:r>
      <w:proofErr w:type="spellStart"/>
      <w:r w:rsidRPr="001C5D69">
        <w:t>arXiv</w:t>
      </w:r>
      <w:proofErr w:type="spellEnd"/>
      <w:r w:rsidRPr="001C5D69">
        <w:t xml:space="preserve"> for preprints and cutting-edge research. Each database contributed unique insights, with academic journals providing validated studies and </w:t>
      </w:r>
      <w:proofErr w:type="spellStart"/>
      <w:r w:rsidRPr="001C5D69">
        <w:t>arXiv</w:t>
      </w:r>
      <w:proofErr w:type="spellEnd"/>
      <w:r w:rsidRPr="001C5D69">
        <w:t xml:space="preserve"> supporting recent developments in machine learning. This multi-source approach ensured a well-rounded review that includes both foundational theories and emerging trends in fraud detection.</w:t>
      </w:r>
    </w:p>
    <w:p w14:paraId="3E6FE566" w14:textId="77777777" w:rsidR="001C5D69" w:rsidRPr="001C5D69" w:rsidRDefault="001C5D69" w:rsidP="003E79CA">
      <w:pPr>
        <w:pStyle w:val="Heading3"/>
      </w:pPr>
      <w:r w:rsidRPr="001C5D69">
        <w:t>Search Terms and Keywords</w:t>
      </w:r>
    </w:p>
    <w:p w14:paraId="65C0552A" w14:textId="77777777" w:rsidR="001C5D69" w:rsidRPr="001C5D69" w:rsidRDefault="001C5D69" w:rsidP="003E79CA">
      <w:pPr>
        <w:ind w:firstLine="720"/>
      </w:pPr>
      <w:r w:rsidRPr="001C5D69">
        <w:t xml:space="preserve">The following search terms and combinations were used to ensure a thorough review across each main section of this chapter. Specific terms were selected based on relevance to </w:t>
      </w:r>
      <w:r w:rsidRPr="001C5D69">
        <w:lastRenderedPageBreak/>
        <w:t>fraud detection, machine learning, and government program oversight, with search parameters customized by section and sub-section to target the most pertinent literature.</w:t>
      </w:r>
    </w:p>
    <w:p w14:paraId="1E9027AB" w14:textId="77777777" w:rsidR="001C5D69" w:rsidRPr="001C5D69" w:rsidRDefault="001C5D69" w:rsidP="003E79CA">
      <w:pPr>
        <w:ind w:firstLine="720"/>
      </w:pPr>
      <w:r w:rsidRPr="001C5D69">
        <w:rPr>
          <w:b/>
          <w:bCs/>
        </w:rPr>
        <w:t>1. Data Science Methodologies for Fraud Detection</w:t>
      </w:r>
    </w:p>
    <w:p w14:paraId="1B4E84D2" w14:textId="77777777" w:rsidR="001C5D69" w:rsidRPr="001C5D69" w:rsidRDefault="001C5D69" w:rsidP="003E79CA">
      <w:pPr>
        <w:numPr>
          <w:ilvl w:val="0"/>
          <w:numId w:val="38"/>
        </w:numPr>
        <w:tabs>
          <w:tab w:val="num" w:pos="720"/>
        </w:tabs>
      </w:pPr>
      <w:r w:rsidRPr="001C5D69">
        <w:rPr>
          <w:b/>
          <w:bCs/>
        </w:rPr>
        <w:t>Supervised Learning Techniques</w:t>
      </w:r>
      <w:r w:rsidRPr="001C5D69">
        <w:t>:</w:t>
      </w:r>
    </w:p>
    <w:p w14:paraId="2E4A1A85" w14:textId="77777777" w:rsidR="001C5D69" w:rsidRPr="001C5D69" w:rsidRDefault="001C5D69" w:rsidP="003E79CA">
      <w:pPr>
        <w:numPr>
          <w:ilvl w:val="1"/>
          <w:numId w:val="38"/>
        </w:numPr>
        <w:tabs>
          <w:tab w:val="num" w:pos="1440"/>
        </w:tabs>
      </w:pPr>
      <w:r w:rsidRPr="001C5D69">
        <w:t>Search terms: “supervised learning for fraud detection,” “classification in fraud detection,” “decision trees fraud detection,” “random forests in fraud detection,” “logistic regression for fraud”</w:t>
      </w:r>
    </w:p>
    <w:p w14:paraId="6BE83CED" w14:textId="77777777" w:rsidR="001C5D69" w:rsidRPr="001C5D69" w:rsidRDefault="001C5D69" w:rsidP="003E79CA">
      <w:pPr>
        <w:numPr>
          <w:ilvl w:val="0"/>
          <w:numId w:val="38"/>
        </w:numPr>
        <w:tabs>
          <w:tab w:val="num" w:pos="720"/>
        </w:tabs>
      </w:pPr>
      <w:r w:rsidRPr="001C5D69">
        <w:rPr>
          <w:b/>
          <w:bCs/>
        </w:rPr>
        <w:t>Semi-supervised Learning Techniques</w:t>
      </w:r>
      <w:r w:rsidRPr="001C5D69">
        <w:t>:</w:t>
      </w:r>
    </w:p>
    <w:p w14:paraId="47763D6B" w14:textId="77777777" w:rsidR="001C5D69" w:rsidRPr="001C5D69" w:rsidRDefault="001C5D69" w:rsidP="003E79CA">
      <w:pPr>
        <w:numPr>
          <w:ilvl w:val="1"/>
          <w:numId w:val="38"/>
        </w:numPr>
        <w:tabs>
          <w:tab w:val="num" w:pos="1440"/>
        </w:tabs>
      </w:pPr>
      <w:r w:rsidRPr="001C5D69">
        <w:t>Search terms: “semi-supervised learning in fraud detection,” “imbalanced data semi-supervised,” “semi-supervised machine learning fraud,” “credit card fraud semi-supervised learning,” “PPP fraud semi-supervised models”</w:t>
      </w:r>
    </w:p>
    <w:p w14:paraId="1E1F0C50" w14:textId="77777777" w:rsidR="001C5D69" w:rsidRPr="001C5D69" w:rsidRDefault="001C5D69" w:rsidP="003E79CA">
      <w:pPr>
        <w:numPr>
          <w:ilvl w:val="0"/>
          <w:numId w:val="38"/>
        </w:numPr>
        <w:tabs>
          <w:tab w:val="num" w:pos="720"/>
        </w:tabs>
      </w:pPr>
      <w:r w:rsidRPr="001C5D69">
        <w:rPr>
          <w:b/>
          <w:bCs/>
        </w:rPr>
        <w:t>Unsupervised Learning Techniques</w:t>
      </w:r>
      <w:r w:rsidRPr="001C5D69">
        <w:t>:</w:t>
      </w:r>
    </w:p>
    <w:p w14:paraId="282815C2" w14:textId="77777777" w:rsidR="001C5D69" w:rsidRPr="001C5D69" w:rsidRDefault="001C5D69" w:rsidP="003E79CA">
      <w:pPr>
        <w:numPr>
          <w:ilvl w:val="1"/>
          <w:numId w:val="38"/>
        </w:numPr>
        <w:tabs>
          <w:tab w:val="num" w:pos="1440"/>
        </w:tabs>
      </w:pPr>
      <w:r w:rsidRPr="001C5D69">
        <w:t>Search terms: “unsupervised learning fraud detection,” “clustering for fraud detection,” “anomaly detection unsupervised learning,” “autoencoders fraud detection,” “PCA in fraud detection”</w:t>
      </w:r>
    </w:p>
    <w:p w14:paraId="24D76BE6" w14:textId="77777777" w:rsidR="001C5D69" w:rsidRPr="001C5D69" w:rsidRDefault="001C5D69" w:rsidP="003E79CA">
      <w:pPr>
        <w:ind w:firstLine="720"/>
      </w:pPr>
      <w:r w:rsidRPr="001C5D69">
        <w:rPr>
          <w:b/>
          <w:bCs/>
        </w:rPr>
        <w:t>2. Theoretical Frameworks</w:t>
      </w:r>
    </w:p>
    <w:p w14:paraId="775327C6" w14:textId="77777777" w:rsidR="001C5D69" w:rsidRPr="001C5D69" w:rsidRDefault="001C5D69" w:rsidP="003E79CA">
      <w:pPr>
        <w:numPr>
          <w:ilvl w:val="0"/>
          <w:numId w:val="39"/>
        </w:numPr>
        <w:tabs>
          <w:tab w:val="num" w:pos="720"/>
        </w:tabs>
      </w:pPr>
      <w:r w:rsidRPr="001C5D69">
        <w:rPr>
          <w:b/>
          <w:bCs/>
        </w:rPr>
        <w:t>Clustering and Dimensionality Reduction</w:t>
      </w:r>
      <w:r w:rsidRPr="001C5D69">
        <w:t>:</w:t>
      </w:r>
    </w:p>
    <w:p w14:paraId="4C29D33C" w14:textId="77777777" w:rsidR="001C5D69" w:rsidRPr="001C5D69" w:rsidRDefault="001C5D69" w:rsidP="003E79CA">
      <w:pPr>
        <w:numPr>
          <w:ilvl w:val="1"/>
          <w:numId w:val="39"/>
        </w:numPr>
        <w:tabs>
          <w:tab w:val="num" w:pos="1440"/>
        </w:tabs>
      </w:pPr>
      <w:r w:rsidRPr="001C5D69">
        <w:t>Search terms: “clustering for fraud detection,” “K-means fraud detection,” “hierarchical clustering in finance,” “dimensionality reduction techniques fraud,” “principal component analysis (PCA) fraud detection”</w:t>
      </w:r>
    </w:p>
    <w:p w14:paraId="7B998BD2" w14:textId="77777777" w:rsidR="001C5D69" w:rsidRPr="001C5D69" w:rsidRDefault="001C5D69" w:rsidP="003E79CA">
      <w:pPr>
        <w:numPr>
          <w:ilvl w:val="0"/>
          <w:numId w:val="39"/>
        </w:numPr>
        <w:tabs>
          <w:tab w:val="num" w:pos="720"/>
        </w:tabs>
      </w:pPr>
      <w:r w:rsidRPr="001C5D69">
        <w:rPr>
          <w:b/>
          <w:bCs/>
        </w:rPr>
        <w:t>Fraud Triangle and Related Theories</w:t>
      </w:r>
      <w:r w:rsidRPr="001C5D69">
        <w:t>:</w:t>
      </w:r>
    </w:p>
    <w:p w14:paraId="4C95EE20" w14:textId="77777777" w:rsidR="001C5D69" w:rsidRPr="001C5D69" w:rsidRDefault="001C5D69" w:rsidP="003E79CA">
      <w:pPr>
        <w:numPr>
          <w:ilvl w:val="1"/>
          <w:numId w:val="39"/>
        </w:numPr>
        <w:tabs>
          <w:tab w:val="num" w:pos="1440"/>
        </w:tabs>
      </w:pPr>
      <w:r w:rsidRPr="001C5D69">
        <w:lastRenderedPageBreak/>
        <w:t>Search terms: “Fraud Triangle theory,” “expanded Fraud Triangle,” “behavioral theories fraud detection,” “opportunity pressure rationalization fraud,” “capability as a factor in fraud”</w:t>
      </w:r>
    </w:p>
    <w:p w14:paraId="2EDD1EC3" w14:textId="77777777" w:rsidR="001C5D69" w:rsidRPr="001C5D69" w:rsidRDefault="001C5D69" w:rsidP="003E79CA">
      <w:pPr>
        <w:ind w:firstLine="720"/>
      </w:pPr>
      <w:r w:rsidRPr="001C5D69">
        <w:rPr>
          <w:b/>
          <w:bCs/>
        </w:rPr>
        <w:t>3. Data Ethics and Legal Frameworks</w:t>
      </w:r>
    </w:p>
    <w:p w14:paraId="73F1F036" w14:textId="77777777" w:rsidR="001C5D69" w:rsidRPr="001C5D69" w:rsidRDefault="001C5D69" w:rsidP="003E79CA">
      <w:pPr>
        <w:numPr>
          <w:ilvl w:val="0"/>
          <w:numId w:val="40"/>
        </w:numPr>
        <w:tabs>
          <w:tab w:val="num" w:pos="720"/>
        </w:tabs>
      </w:pPr>
      <w:r w:rsidRPr="001C5D69">
        <w:rPr>
          <w:b/>
          <w:bCs/>
        </w:rPr>
        <w:t>Ethical Implications of Machine Learning</w:t>
      </w:r>
      <w:r w:rsidRPr="001C5D69">
        <w:t>:</w:t>
      </w:r>
    </w:p>
    <w:p w14:paraId="23992B80" w14:textId="77777777" w:rsidR="001C5D69" w:rsidRPr="001C5D69" w:rsidRDefault="001C5D69" w:rsidP="003E79CA">
      <w:pPr>
        <w:numPr>
          <w:ilvl w:val="1"/>
          <w:numId w:val="40"/>
        </w:numPr>
        <w:tabs>
          <w:tab w:val="num" w:pos="1440"/>
        </w:tabs>
      </w:pPr>
      <w:r w:rsidRPr="001C5D69">
        <w:t>Search terms: “data ethics in machine learning,” “fairness and bias in AI,” “AI accountability in fraud detection,” “transparency in machine learning fraud detection,” “privacy concerns machine learning government programs”</w:t>
      </w:r>
    </w:p>
    <w:p w14:paraId="462685EC" w14:textId="77777777" w:rsidR="001C5D69" w:rsidRPr="001C5D69" w:rsidRDefault="001C5D69" w:rsidP="003E79CA">
      <w:pPr>
        <w:numPr>
          <w:ilvl w:val="0"/>
          <w:numId w:val="40"/>
        </w:numPr>
        <w:tabs>
          <w:tab w:val="num" w:pos="720"/>
        </w:tabs>
      </w:pPr>
      <w:r w:rsidRPr="001C5D69">
        <w:rPr>
          <w:b/>
          <w:bCs/>
        </w:rPr>
        <w:t>Legal Standards and Regulations</w:t>
      </w:r>
      <w:r w:rsidRPr="001C5D69">
        <w:t>:</w:t>
      </w:r>
    </w:p>
    <w:p w14:paraId="4EEC7FF5" w14:textId="77777777" w:rsidR="001C5D69" w:rsidRPr="001C5D69" w:rsidRDefault="001C5D69" w:rsidP="003E79CA">
      <w:pPr>
        <w:numPr>
          <w:ilvl w:val="1"/>
          <w:numId w:val="40"/>
        </w:numPr>
        <w:tabs>
          <w:tab w:val="num" w:pos="1440"/>
        </w:tabs>
      </w:pPr>
      <w:r w:rsidRPr="001C5D69">
        <w:t>Search terms: “GDPR machine learning,” “CCPA and fraud detection,” “regulatory standards in machine learning,” “data protection and government programs,” “AI regulations and compliance”</w:t>
      </w:r>
    </w:p>
    <w:p w14:paraId="61F5AFF2" w14:textId="77777777" w:rsidR="001C5D69" w:rsidRPr="001C5D69" w:rsidRDefault="001C5D69" w:rsidP="003E79CA">
      <w:pPr>
        <w:ind w:firstLine="720"/>
      </w:pPr>
      <w:r w:rsidRPr="001C5D69">
        <w:rPr>
          <w:b/>
          <w:bCs/>
        </w:rPr>
        <w:t>4. COVID-19 and the Paycheck Protection Program (PPP)</w:t>
      </w:r>
    </w:p>
    <w:p w14:paraId="296BBDDE" w14:textId="77777777" w:rsidR="001C5D69" w:rsidRPr="001C5D69" w:rsidRDefault="001C5D69" w:rsidP="003E79CA">
      <w:pPr>
        <w:numPr>
          <w:ilvl w:val="0"/>
          <w:numId w:val="41"/>
        </w:numPr>
        <w:tabs>
          <w:tab w:val="num" w:pos="720"/>
        </w:tabs>
      </w:pPr>
      <w:r w:rsidRPr="001C5D69">
        <w:rPr>
          <w:b/>
          <w:bCs/>
        </w:rPr>
        <w:t>PPP Loan Effectiveness</w:t>
      </w:r>
      <w:r w:rsidRPr="001C5D69">
        <w:t>:</w:t>
      </w:r>
    </w:p>
    <w:p w14:paraId="255FB728" w14:textId="77777777" w:rsidR="001C5D69" w:rsidRPr="001C5D69" w:rsidRDefault="001C5D69" w:rsidP="003E79CA">
      <w:pPr>
        <w:numPr>
          <w:ilvl w:val="1"/>
          <w:numId w:val="41"/>
        </w:numPr>
        <w:tabs>
          <w:tab w:val="num" w:pos="1440"/>
        </w:tabs>
      </w:pPr>
      <w:r w:rsidRPr="001C5D69">
        <w:t>Search terms: “COVID-19 PPP program,” “fraud in Paycheck Protection Program,” “PPP loan misuse,” “government relief fraud,” “financial aid fraud detection”</w:t>
      </w:r>
    </w:p>
    <w:p w14:paraId="64023446" w14:textId="77777777" w:rsidR="001C5D69" w:rsidRPr="001C5D69" w:rsidRDefault="001C5D69" w:rsidP="003E79CA">
      <w:pPr>
        <w:ind w:firstLine="720"/>
      </w:pPr>
      <w:r w:rsidRPr="001C5D69">
        <w:rPr>
          <w:b/>
          <w:bCs/>
        </w:rPr>
        <w:t>5. Fraud in Government Programs</w:t>
      </w:r>
    </w:p>
    <w:p w14:paraId="439C4ADB" w14:textId="77777777" w:rsidR="001C5D69" w:rsidRPr="001C5D69" w:rsidRDefault="001C5D69" w:rsidP="003E79CA">
      <w:pPr>
        <w:numPr>
          <w:ilvl w:val="0"/>
          <w:numId w:val="42"/>
        </w:numPr>
        <w:tabs>
          <w:tab w:val="num" w:pos="720"/>
        </w:tabs>
      </w:pPr>
      <w:r w:rsidRPr="001C5D69">
        <w:rPr>
          <w:b/>
          <w:bCs/>
        </w:rPr>
        <w:t>Macro-Level Governance and Regulatory Challenges</w:t>
      </w:r>
      <w:r w:rsidRPr="001C5D69">
        <w:t>:</w:t>
      </w:r>
    </w:p>
    <w:p w14:paraId="5DF07CD6" w14:textId="77777777" w:rsidR="001C5D69" w:rsidRPr="001C5D69" w:rsidRDefault="001C5D69" w:rsidP="003E79CA">
      <w:pPr>
        <w:numPr>
          <w:ilvl w:val="1"/>
          <w:numId w:val="42"/>
        </w:numPr>
        <w:tabs>
          <w:tab w:val="num" w:pos="1440"/>
        </w:tabs>
      </w:pPr>
      <w:r w:rsidRPr="001C5D69">
        <w:lastRenderedPageBreak/>
        <w:t>Search terms: “government fraud prevention strategies,” “public sector fraud detection,” “macro-level fraud governance,” “regulatory challenges in fraud detection,” “public policy on fraud”</w:t>
      </w:r>
    </w:p>
    <w:p w14:paraId="6DF2104E" w14:textId="77777777" w:rsidR="001C5D69" w:rsidRPr="001C5D69" w:rsidRDefault="001C5D69" w:rsidP="003E79CA">
      <w:pPr>
        <w:numPr>
          <w:ilvl w:val="0"/>
          <w:numId w:val="42"/>
        </w:numPr>
        <w:tabs>
          <w:tab w:val="num" w:pos="720"/>
        </w:tabs>
      </w:pPr>
      <w:r w:rsidRPr="001C5D69">
        <w:rPr>
          <w:b/>
          <w:bCs/>
        </w:rPr>
        <w:t>Meso-Level Organizational Controls</w:t>
      </w:r>
      <w:r w:rsidRPr="001C5D69">
        <w:t>:</w:t>
      </w:r>
    </w:p>
    <w:p w14:paraId="7A68761F" w14:textId="77777777" w:rsidR="001C5D69" w:rsidRPr="001C5D69" w:rsidRDefault="001C5D69" w:rsidP="003E79CA">
      <w:pPr>
        <w:numPr>
          <w:ilvl w:val="1"/>
          <w:numId w:val="42"/>
        </w:numPr>
        <w:tabs>
          <w:tab w:val="num" w:pos="1440"/>
        </w:tabs>
      </w:pPr>
      <w:r w:rsidRPr="001C5D69">
        <w:t>Search terms: “organizational controls fraud prevention,” “internal fraud detection controls,” “auditing practices public sector,” “PPP fraud detection organizational practices”</w:t>
      </w:r>
    </w:p>
    <w:p w14:paraId="148871C9" w14:textId="77777777" w:rsidR="001C5D69" w:rsidRPr="001C5D69" w:rsidRDefault="001C5D69" w:rsidP="003E79CA">
      <w:pPr>
        <w:ind w:firstLine="720"/>
      </w:pPr>
      <w:r w:rsidRPr="001C5D69">
        <w:rPr>
          <w:b/>
          <w:bCs/>
        </w:rPr>
        <w:t>6. Machine Learning for Fraud Detection</w:t>
      </w:r>
    </w:p>
    <w:p w14:paraId="5181DC7F" w14:textId="77777777" w:rsidR="001C5D69" w:rsidRPr="001C5D69" w:rsidRDefault="001C5D69" w:rsidP="003E79CA">
      <w:pPr>
        <w:numPr>
          <w:ilvl w:val="0"/>
          <w:numId w:val="43"/>
        </w:numPr>
        <w:tabs>
          <w:tab w:val="num" w:pos="720"/>
        </w:tabs>
      </w:pPr>
      <w:r w:rsidRPr="001C5D69">
        <w:rPr>
          <w:b/>
          <w:bCs/>
        </w:rPr>
        <w:t>Evaluation Metrics for Imbalanced Data</w:t>
      </w:r>
      <w:r w:rsidRPr="001C5D69">
        <w:t>:</w:t>
      </w:r>
    </w:p>
    <w:p w14:paraId="7DF4E1FA" w14:textId="77777777" w:rsidR="001C5D69" w:rsidRPr="001C5D69" w:rsidRDefault="001C5D69" w:rsidP="003E79CA">
      <w:pPr>
        <w:numPr>
          <w:ilvl w:val="1"/>
          <w:numId w:val="43"/>
        </w:numPr>
        <w:tabs>
          <w:tab w:val="num" w:pos="1440"/>
        </w:tabs>
      </w:pPr>
      <w:r w:rsidRPr="001C5D69">
        <w:t>Search terms: “fraud detection metrics,” “evaluation metrics imbalanced data,” “precision-recall imbalance fraud,” “AUC-ROC fraud detection,” “confusion matrix fraud detection”</w:t>
      </w:r>
    </w:p>
    <w:p w14:paraId="6876B410" w14:textId="2FFF1AFD" w:rsidR="001C5D69" w:rsidRPr="00A61B52" w:rsidRDefault="001C5D69" w:rsidP="003E79CA">
      <w:pPr>
        <w:ind w:firstLine="720"/>
      </w:pPr>
      <w:r w:rsidRPr="001C5D69">
        <w:t>These search terms guided a systematic review process that ensured the inclusion of both foundational and emerging literature across key topics. Boolean operators (AND, OR) were applied to expand or narrow searches as needed, and filters for peer-reviewed publications and recency (primarily 2018-2024) were used to maintain relevance and academic rigor. Each selected source contributes to a layered understanding of fraud detection methods, ethical considerations, and government program oversight, grounding this study in both theoretical and applied research.</w:t>
      </w:r>
    </w:p>
    <w:p w14:paraId="39199129" w14:textId="3FDCAF5A" w:rsidR="00887A22" w:rsidRPr="00887A22" w:rsidRDefault="00887A22" w:rsidP="003E79CA">
      <w:pPr>
        <w:pStyle w:val="Heading2"/>
      </w:pPr>
      <w:bookmarkStart w:id="53" w:name="_Toc184834444"/>
      <w:bookmarkStart w:id="54" w:name="_Toc464831652"/>
      <w:bookmarkStart w:id="55" w:name="_Toc465328389"/>
      <w:r>
        <w:t>Theoretical</w:t>
      </w:r>
      <w:r w:rsidR="3144DE56">
        <w:t xml:space="preserve"> </w:t>
      </w:r>
      <w:r>
        <w:t>Framework</w:t>
      </w:r>
      <w:bookmarkEnd w:id="53"/>
      <w:r>
        <w:t xml:space="preserve"> </w:t>
      </w:r>
      <w:bookmarkEnd w:id="54"/>
      <w:bookmarkEnd w:id="55"/>
    </w:p>
    <w:p w14:paraId="4F739363" w14:textId="49883470" w:rsidR="008119AB" w:rsidRDefault="008119AB" w:rsidP="003E79CA">
      <w:pPr>
        <w:ind w:firstLine="720"/>
        <w:contextualSpacing/>
      </w:pPr>
      <w:r w:rsidRPr="008119AB">
        <w:t xml:space="preserve">Fraud detection within the PPP presents distinct challenges due to highly imbalanced datasets and limited labeled instances of fraudulent activity. To address these challenges, classification through clustering serves as a primary methodological approach, leveraging </w:t>
      </w:r>
      <w:r w:rsidRPr="008119AB">
        <w:lastRenderedPageBreak/>
        <w:t>unsupervised and semi-supervised learning to identify outliers that may indicate fraud. This approach clusters similar data points, enabling the detection of anomalies as potential fraud cases without the extensive labeling required by traditional supervised learning models</w:t>
      </w:r>
      <w:r>
        <w:t xml:space="preserve"> </w:t>
      </w:r>
      <w:r>
        <w:fldChar w:fldCharType="begin"/>
      </w:r>
      <w:r>
        <w:instrText xml:space="preserve"> ADDIN ZOTERO_ITEM CSL_CITATION {"citationID":"qSKolIw5","properties":{"formattedCitation":"(Gui et al., 2024; Miller &amp; Bertozzi, 2024)","plainCitation":"(Gui et al., 2024; Miller &amp; Bertozzi, 2024)","noteIndex":0},"citationItems":[{"id":122,"uris":["http://zotero.org/users/12007747/items/MXP952FR"],"itemData":{"id":122,"type":"article-journal","abstract":"Semi-supervised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id":134,"uris":["http://zotero.org/users/12007747/items/D55EXMMB"],"itemData":{"id":134,"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8119AB">
        <w:rPr>
          <w:rFonts w:cs="Times New Roman"/>
        </w:rPr>
        <w:t>(Gui et al., 2024; Miller &amp; Bertozzi, 2024)</w:t>
      </w:r>
      <w:r>
        <w:fldChar w:fldCharType="end"/>
      </w:r>
      <w:r>
        <w:t xml:space="preserve">. </w:t>
      </w:r>
      <w:r w:rsidRPr="008119AB">
        <w:t>Supported by dimensionality reduction techniques and the Fraud Triangle behavioral model, classification through clustering provides a robust and interpretable framework that addresses both technical and behavioral dimensions of fraud risk.</w:t>
      </w:r>
    </w:p>
    <w:p w14:paraId="7475EA8E" w14:textId="77777777" w:rsidR="008119AB" w:rsidRPr="008119AB" w:rsidRDefault="008119AB" w:rsidP="003E79CA">
      <w:pPr>
        <w:pStyle w:val="Heading3"/>
      </w:pPr>
      <w:r w:rsidRPr="008119AB">
        <w:t>Classification through Clustering in Fraud Detection</w:t>
      </w:r>
    </w:p>
    <w:p w14:paraId="6AB4357B" w14:textId="573661C0" w:rsidR="008119AB" w:rsidRPr="008119AB" w:rsidRDefault="008119AB" w:rsidP="003E79CA">
      <w:pPr>
        <w:ind w:firstLine="720"/>
        <w:contextualSpacing/>
      </w:pPr>
      <w:r w:rsidRPr="008119AB">
        <w:t xml:space="preserve">Classification through clustering focuses on grouping data points based on similarity, creating clusters that represent "normal" behavior patterns. In the context of fraud detection, these clusters establish baseline behaviors, while outliers—data points that deviate significantly from cluster norms—are flagged as potential fraud indicators. This technique is particularly effective for highly imbalanced datasets, where labeled fraud cases are scarce relative to the vast number of legitimate transactions </w:t>
      </w:r>
      <w:r>
        <w:fldChar w:fldCharType="begin"/>
      </w:r>
      <w:r>
        <w:instrText xml:space="preserve"> ADDIN ZOTERO_ITEM CSL_CITATION {"citationID":"QFYjOAaC","properties":{"formattedCitation":"(Debener et al., 2023; Itri et al., 2019)","plainCitation":"(Debener et al., 2023; Itri et al., 2019)","noteIndex":0},"citationItems":[{"id":136,"uris":["http://zotero.org/users/12007747/items/SXS8WF5W"],"itemData":{"id":136,"type":"article-journal","abstract":"Fraud is a significant issue for insurance companies, generating much interest in machine learning solutions. Although supervised learning for insurance fraud detection has long been a research focus, unsupervised learning has rarely been studied in this context, and there remains insufficient evidence to guide the choice between these branches of machine learning for insurance fraud detection. Accordingly, this study evaluates supervised and unsupervised learning using proprietary insurance claim data. Furthermore, we conduct a field experiment in cooperation with an insurance company to investigate the performance of each approach in terms of identifying new fraudulent claims. We derive several important findings. Unsupervised learning, especially isolation forests, can successfully detect insurance fraud. Supervised learning also performs strongly, despite few labeled fraud cases. Interestingly, unsupervised and supervised learning detect new fraudulent claims based on different input information. Therefore, for implementation, we suggest understanding supervised and unsupervised methods as complements rather than substitutes.","container-title":"Journal of Risk &amp; Insurance","DOI":"10.1111/jori.12427","ISSN":"00224367","issue":"3","page":"743-768","source":"EBSCOhost","title":"Detecting insurance fraud using supervised and unsupervised machine learning","volume":"90","author":[{"family":"Debener","given":"Jörn"},{"family":"Heinke","given":"Volker"},{"family":"Kriebel","given":"Johannes"}],"issued":{"date-parts":[["2023",9]]}}},{"id":156,"uris":["http://zotero.org/users/12007747/items/SCKQQIZL"],"itemData":{"id":156,"type":"paper-conference","abstract":"Nowadays, fraud is a major problem facing the insurance industry that Big Data and Machine Learning are trying to solve. This paper deals with the evaluation of the effectiveness and the verifiability of the best-known machine learning algorithms for fraud prediction. We adopted the supervised method applied to automobile data claims of an anonymous insurance company. We aim to propose an approach that improves the relevance of the results of artificial intelligence. The study has demonstrated that RandomForest works better among all algorithms compared.","container-title":"2019 Third International Conference on Intelligent Computing in Data Sciences (ICDS)","DOI":"10.1109/ICDS47004.2019.8942277","event-title":"2019 Third International Conference on Intelligent Computing in Data Sciences (ICDS)","page":"1-4","source":"IEEE Xplore","title":"Performance comparative study of machine learning algorithms for automobile insurance fraud detection","URL":"https://ieeexplore.ieee.org/document/8942277/?arnumber=8942277","author":[{"family":"Itri","given":"Bouzgarne"},{"family":"Mohamed","given":"Youssfi"},{"family":"Mohammed","given":"Qbadou"},{"family":"Omar","given":"Bouattane"}],"accessed":{"date-parts":[["2024",9,9]]},"issued":{"date-parts":[["2019",10]]}}}],"schema":"https://github.com/citation-style-language/schema/raw/master/csl-citation.json"} </w:instrText>
      </w:r>
      <w:r>
        <w:fldChar w:fldCharType="separate"/>
      </w:r>
      <w:r w:rsidRPr="008119AB">
        <w:rPr>
          <w:rFonts w:cs="Times New Roman"/>
        </w:rPr>
        <w:t>(Debener et al., 2023; Itri et al., 2019)</w:t>
      </w:r>
      <w:r>
        <w:fldChar w:fldCharType="end"/>
      </w:r>
      <w:r w:rsidRPr="008119AB">
        <w:t>.</w:t>
      </w:r>
    </w:p>
    <w:p w14:paraId="73B29EC7" w14:textId="5DCE645A" w:rsidR="008119AB" w:rsidRDefault="008119AB" w:rsidP="003E79CA">
      <w:pPr>
        <w:ind w:firstLine="720"/>
        <w:contextualSpacing/>
      </w:pPr>
      <w:r w:rsidRPr="008119AB">
        <w:t xml:space="preserve">Incorporating insights from </w:t>
      </w:r>
      <w:r>
        <w:fldChar w:fldCharType="begin"/>
      </w:r>
      <w:r w:rsidR="001B63B4">
        <w:instrText xml:space="preserve"> ADDIN ZOTERO_ITEM CSL_CITATION {"citationID":"1PqsNmaw","properties":{"formattedCitation":"(L\\uc0\\u243{}pez et al., 2012)","plainCitation":"(López et al., 2012)","dontUpdate":true,"noteIndex":0},"citationItems":[{"id":1,"uris":["http://zotero.org/users/12007747/items/AXAV2RBC"],"itemData":{"id":1,"type":"article-journal","abstract":"This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8119AB">
        <w:rPr>
          <w:rFonts w:cs="Times New Roman"/>
        </w:rPr>
        <w:t>López et al</w:t>
      </w:r>
      <w:r>
        <w:rPr>
          <w:rFonts w:cs="Times New Roman"/>
        </w:rPr>
        <w:t>.</w:t>
      </w:r>
      <w:r w:rsidRPr="008119AB">
        <w:rPr>
          <w:rFonts w:cs="Times New Roman"/>
        </w:rPr>
        <w:t xml:space="preserve"> </w:t>
      </w:r>
      <w:r>
        <w:rPr>
          <w:rFonts w:cs="Times New Roman"/>
        </w:rPr>
        <w:t>(</w:t>
      </w:r>
      <w:r w:rsidRPr="008119AB">
        <w:rPr>
          <w:rFonts w:cs="Times New Roman"/>
        </w:rPr>
        <w:t>2012)</w:t>
      </w:r>
      <w:r>
        <w:fldChar w:fldCharType="end"/>
      </w:r>
      <w:r w:rsidRPr="008119AB">
        <w:t>, classification through clustering achieves accurate predictive performance in semi-supervised environments, using clustering to effectively categorize outliers even with minimal labeled data. By forming clusters of similar transactions, this method can classify previously unseen cases based on their proximity to identified clusters, enhancing the model’s ability to generalize in scenarios with minimal labeled data. In the PPP, classification through clustering addresses the need for rapid and scalable fraud detection in a high-volume, low-fraud setting, effectively leveraging unsupervised learning to detect anomalies.</w:t>
      </w:r>
    </w:p>
    <w:p w14:paraId="23672534" w14:textId="77777777" w:rsidR="00AB3F4D" w:rsidRDefault="00AB3F4D" w:rsidP="003E79CA">
      <w:pPr>
        <w:contextualSpacing/>
        <w:rPr>
          <w:b/>
          <w:bCs/>
        </w:rPr>
      </w:pPr>
    </w:p>
    <w:p w14:paraId="095FBCE5" w14:textId="77777777" w:rsidR="00AB3F4D" w:rsidRDefault="00AB3F4D" w:rsidP="003E79CA">
      <w:pPr>
        <w:contextualSpacing/>
        <w:rPr>
          <w:b/>
          <w:bCs/>
        </w:rPr>
      </w:pPr>
    </w:p>
    <w:p w14:paraId="3456B8D6" w14:textId="1FE4BD10" w:rsidR="008F024D" w:rsidRDefault="00E70EF8" w:rsidP="003E79CA">
      <w:pPr>
        <w:pStyle w:val="Caption"/>
        <w:rPr>
          <w:b/>
          <w:bCs/>
        </w:rPr>
      </w:pPr>
      <w:bookmarkStart w:id="56" w:name="_Toc198886049"/>
      <w:r w:rsidRPr="00E70EF8">
        <w:rPr>
          <w:b/>
          <w:bCs/>
        </w:rPr>
        <w:lastRenderedPageBreak/>
        <w:t xml:space="preserve">Figure </w:t>
      </w:r>
      <w:r w:rsidRPr="00E70EF8">
        <w:rPr>
          <w:b/>
          <w:bCs/>
        </w:rPr>
        <w:fldChar w:fldCharType="begin"/>
      </w:r>
      <w:r w:rsidRPr="00E70EF8">
        <w:rPr>
          <w:b/>
          <w:bCs/>
        </w:rPr>
        <w:instrText xml:space="preserve"> SEQ Figure \* ARABIC </w:instrText>
      </w:r>
      <w:r w:rsidRPr="00E70EF8">
        <w:rPr>
          <w:b/>
          <w:bCs/>
        </w:rPr>
        <w:fldChar w:fldCharType="separate"/>
      </w:r>
      <w:r w:rsidR="00E96FA3">
        <w:rPr>
          <w:b/>
          <w:bCs/>
          <w:noProof/>
        </w:rPr>
        <w:t>1</w:t>
      </w:r>
      <w:r w:rsidRPr="00E70EF8">
        <w:rPr>
          <w:b/>
          <w:bCs/>
        </w:rPr>
        <w:fldChar w:fldCharType="end"/>
      </w:r>
      <w:r>
        <w:t xml:space="preserve"> </w:t>
      </w:r>
      <w:r>
        <w:br/>
      </w:r>
      <w:r w:rsidRPr="00E70EF8">
        <w:rPr>
          <w:i/>
          <w:iCs w:val="0"/>
        </w:rPr>
        <w:t>Classification Through Clustering Framework</w:t>
      </w:r>
      <w:bookmarkEnd w:id="56"/>
    </w:p>
    <w:p w14:paraId="0AA98907" w14:textId="77777777" w:rsidR="00585B76" w:rsidRPr="00866A1F" w:rsidRDefault="00585B76" w:rsidP="003E79CA">
      <w:pPr>
        <w:contextualSpacing/>
      </w:pPr>
      <w:r>
        <w:rPr>
          <w:noProof/>
        </w:rPr>
        <w:drawing>
          <wp:inline distT="0" distB="0" distL="0" distR="0" wp14:anchorId="3AD376B8" wp14:editId="5D7E52D9">
            <wp:extent cx="4046561" cy="1338046"/>
            <wp:effectExtent l="0" t="0" r="0" b="0"/>
            <wp:docPr id="67731114" name="Picture 4" descr="A diagram of a cluster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1114" name="Picture 4" descr="A diagram of a clustering proces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53332" cy="1340285"/>
                    </a:xfrm>
                    <a:prstGeom prst="rect">
                      <a:avLst/>
                    </a:prstGeom>
                  </pic:spPr>
                </pic:pic>
              </a:graphicData>
            </a:graphic>
          </wp:inline>
        </w:drawing>
      </w:r>
    </w:p>
    <w:p w14:paraId="76DB9157" w14:textId="45F0CB35" w:rsidR="00887A22" w:rsidRDefault="00585B76" w:rsidP="003E79CA">
      <w:pPr>
        <w:contextualSpacing/>
        <w:rPr>
          <w:i/>
          <w:iCs/>
        </w:rPr>
      </w:pPr>
      <w:r>
        <w:rPr>
          <w:b/>
          <w:bCs/>
          <w:i/>
          <w:iCs/>
        </w:rPr>
        <w:t>Note.</w:t>
      </w:r>
      <w:r>
        <w:rPr>
          <w:i/>
          <w:iCs/>
        </w:rPr>
        <w:t xml:space="preserve"> Source</w:t>
      </w:r>
      <w:r w:rsidRPr="00866A1F">
        <w:rPr>
          <w:i/>
          <w:iCs/>
        </w:rPr>
        <w:t xml:space="preserve"> </w:t>
      </w:r>
      <w:r w:rsidRPr="00866A1F">
        <w:rPr>
          <w:i/>
          <w:iCs/>
        </w:rPr>
        <w:fldChar w:fldCharType="begin"/>
      </w:r>
      <w:r w:rsidRPr="00866A1F">
        <w:rPr>
          <w:i/>
          <w:iCs/>
        </w:rPr>
        <w:instrText xml:space="preserve"> ADDIN ZOTERO_ITEM CSL_CITATION {"citationID":"lJFzsN0u","properties":{"formattedCitation":"(L\\uc0\\u243{}pez et al., 2012)","plainCitation":"(López et al., 2012)","noteIndex":0},"citationItems":[{"id":1,"uris":["http://zotero.org/users/12007747/items/AXAV2RBC"],"itemData":{"id":1,"type":"article-journal","abstract":"This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rsidRPr="00866A1F">
        <w:rPr>
          <w:i/>
          <w:iCs/>
        </w:rPr>
        <w:fldChar w:fldCharType="separate"/>
      </w:r>
      <w:r w:rsidRPr="00EE1C5C">
        <w:rPr>
          <w:rFonts w:cs="Times New Roman"/>
        </w:rPr>
        <w:t>(López et al., 2012)</w:t>
      </w:r>
      <w:r w:rsidRPr="00866A1F">
        <w:rPr>
          <w:i/>
          <w:iCs/>
        </w:rPr>
        <w:fldChar w:fldCharType="end"/>
      </w:r>
    </w:p>
    <w:p w14:paraId="3313B894" w14:textId="77777777" w:rsidR="00EB2BEB" w:rsidRPr="00246E35" w:rsidRDefault="00EB2BEB" w:rsidP="003E79CA">
      <w:pPr>
        <w:pStyle w:val="Heading3"/>
      </w:pPr>
      <w:r w:rsidRPr="00246E35">
        <w:t>Clustering Techniques for Fraud Detection</w:t>
      </w:r>
    </w:p>
    <w:p w14:paraId="169CDD0F" w14:textId="77777777" w:rsidR="00EB2BEB" w:rsidRPr="00246E35" w:rsidRDefault="00EB2BEB" w:rsidP="003E79CA">
      <w:pPr>
        <w:ind w:firstLine="360"/>
        <w:contextualSpacing/>
      </w:pPr>
      <w:r w:rsidRPr="00246E35">
        <w:t>K-Means Clustering, DBSCAN (Density-Based Spatial Clustering of Applications with Noise), and Hierarchical Clustering are some of the most used algorithms for detecting outliers and anomalies within large datasets. These methods enable the grouping of loan applications with similar features, and any significant deviations from these clusters may suggest fraudulent behavior.</w:t>
      </w:r>
    </w:p>
    <w:p w14:paraId="1AD95361" w14:textId="77777777" w:rsidR="00EB2BEB" w:rsidRPr="00246E35" w:rsidRDefault="00EB2BEB" w:rsidP="003E79CA">
      <w:pPr>
        <w:numPr>
          <w:ilvl w:val="0"/>
          <w:numId w:val="7"/>
        </w:numPr>
        <w:contextualSpacing/>
      </w:pPr>
      <w:r w:rsidRPr="00246E35">
        <w:rPr>
          <w:b/>
          <w:bCs/>
        </w:rPr>
        <w:t>K-Means Clustering</w:t>
      </w:r>
      <w:r w:rsidRPr="00246E35">
        <w:t>: This algorithm partitions data into a predefined number of clusters based on feature similarity. In the context of the PPP, businesses with comparable payroll sizes, loan amounts, and industry classifications would be grouped together. Outliers within these clusters—such as businesses with inflated payrolls relative to their peers—would be flagged for further investigation</w:t>
      </w:r>
      <w:r>
        <w:t xml:space="preserve"> </w:t>
      </w:r>
      <w:r>
        <w:fldChar w:fldCharType="begin"/>
      </w:r>
      <w:r>
        <w:instrText xml:space="preserve"> ADDIN ZOTERO_ITEM CSL_CITATION {"citationID":"MzXJzpHb","properties":{"formattedCitation":"(L\\uc0\\u243{}pez et al., 2012)","plainCitation":"(López et al., 2012)","noteIndex":0},"citationItems":[{"id":1,"uris":["http://zotero.org/users/12007747/items/AXAV2RBC"],"itemData":{"id":1,"type":"article-journal","abstract":"This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EE1C5C">
        <w:rPr>
          <w:rFonts w:cs="Times New Roman"/>
        </w:rPr>
        <w:t>(López et al., 2012)</w:t>
      </w:r>
      <w:r>
        <w:fldChar w:fldCharType="end"/>
      </w:r>
      <w:r w:rsidRPr="00246E35">
        <w:t>.</w:t>
      </w:r>
    </w:p>
    <w:p w14:paraId="1E607C4B" w14:textId="77777777" w:rsidR="00EB2BEB" w:rsidRPr="00246E35" w:rsidRDefault="00EB2BEB" w:rsidP="003E79CA">
      <w:pPr>
        <w:numPr>
          <w:ilvl w:val="0"/>
          <w:numId w:val="7"/>
        </w:numPr>
        <w:contextualSpacing/>
      </w:pPr>
      <w:r w:rsidRPr="00246E35">
        <w:rPr>
          <w:b/>
          <w:bCs/>
        </w:rPr>
        <w:t>DBSCAN</w:t>
      </w:r>
      <w:r w:rsidRPr="00246E35">
        <w:t xml:space="preserve">: Unlike K-Means, DBSCAN does not require the number of clusters to be specified beforehand. It detects clusters based on the density of data points, making it particularly useful for identifying smaller, densely packed clusters of fraudulent activity that might otherwise be overlooked in larger datasets </w:t>
      </w:r>
      <w:r>
        <w:fldChar w:fldCharType="begin"/>
      </w:r>
      <w:r>
        <w:instrText xml:space="preserve"> ADDIN ZOTERO_ITEM CSL_CITATION {"citationID":"93jVX0GD","properties":{"formattedCitation":"(Carcillo et al., 2021)","plainCitation":"(Carcillo et al., 2021)","noteIndex":0},"citationItems":[{"id":172,"uris":["http://zotero.org/users/12007747/items/U9L98INY"],"itemData":{"id":172,"type":"article-journal","abstract":"Supervised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detection.","container-title":"Information Sciences","DOI":"10.1016/j.ins.2019.05.042","ISSN":"0020-0255","journalAbbreviation":"Information Sciences","page":"317-331","source":"ScienceDirect","title":"Combining unsupervised and supervised learning in credit card fraud detection","volume":"557","author":[{"family":"Carcillo","given":"Fabrizio"},{"family":"Le Borgne","given":"Yann-Aël"},{"family":"Caelen","given":"Olivier"},{"family":"Kessaci","given":"Yacine"},{"family":"Oblé","given":"Frédéric"},{"family":"Bontempi","given":"Gianluca"}],"issued":{"date-parts":[["2021",5,1]]}}}],"schema":"https://github.com/citation-style-language/schema/raw/master/csl-citation.json"} </w:instrText>
      </w:r>
      <w:r>
        <w:fldChar w:fldCharType="separate"/>
      </w:r>
      <w:r w:rsidRPr="00EE1C5C">
        <w:rPr>
          <w:rFonts w:cs="Times New Roman"/>
        </w:rPr>
        <w:t>(Carcillo et al., 2021)</w:t>
      </w:r>
      <w:r>
        <w:fldChar w:fldCharType="end"/>
      </w:r>
      <w:r>
        <w:t>.</w:t>
      </w:r>
    </w:p>
    <w:p w14:paraId="768D0ABB" w14:textId="77777777" w:rsidR="00EB2BEB" w:rsidRPr="00246E35" w:rsidRDefault="00EB2BEB" w:rsidP="003E79CA">
      <w:pPr>
        <w:numPr>
          <w:ilvl w:val="0"/>
          <w:numId w:val="7"/>
        </w:numPr>
        <w:contextualSpacing/>
      </w:pPr>
      <w:r w:rsidRPr="00246E35">
        <w:rPr>
          <w:b/>
          <w:bCs/>
        </w:rPr>
        <w:lastRenderedPageBreak/>
        <w:t>Hierarchical Clustering</w:t>
      </w:r>
      <w:r w:rsidRPr="00246E35">
        <w:t xml:space="preserve">: This method creates a tree-like structure of nested clusters. It is useful for detecting fraud at multiple levels of granularity, helping to identify not only individual anomalies but also broader patterns of suspicious behavior within certain segments of the data </w:t>
      </w:r>
      <w:r>
        <w:fldChar w:fldCharType="begin"/>
      </w:r>
      <w:r>
        <w:instrText xml:space="preserve"> ADDIN ZOTERO_ITEM CSL_CITATION {"citationID":"DeXI086V","properties":{"formattedCitation":"(Zhao et al., 2024)","plainCitation":"(Zhao et al., 2024)","noteIndex":0},"citationItems":[{"id":133,"uris":["http://zotero.org/users/12007747/items/8JA6PPXN"],"itemData":{"id":133,"type":"article-journal","container-title":"International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EE1C5C">
        <w:rPr>
          <w:rFonts w:cs="Times New Roman"/>
        </w:rPr>
        <w:t>(Zhao et al., 2024)</w:t>
      </w:r>
      <w:r>
        <w:fldChar w:fldCharType="end"/>
      </w:r>
      <w:r>
        <w:t>.</w:t>
      </w:r>
    </w:p>
    <w:p w14:paraId="1BE19EB3" w14:textId="55377205" w:rsidR="00EB2BEB" w:rsidRPr="00246E35" w:rsidRDefault="00A35EE1" w:rsidP="003E79CA">
      <w:pPr>
        <w:pStyle w:val="Heading3"/>
      </w:pPr>
      <w:r>
        <w:t>Clustering and</w:t>
      </w:r>
      <w:r w:rsidR="00EB2BEB" w:rsidRPr="00246E35">
        <w:t xml:space="preserve"> Principal Component Analysis (PCA)</w:t>
      </w:r>
      <w:r>
        <w:t xml:space="preserve"> in Fraud Detection</w:t>
      </w:r>
    </w:p>
    <w:p w14:paraId="4246E892" w14:textId="77777777" w:rsidR="00A35EE1" w:rsidRPr="00A35EE1" w:rsidRDefault="00A35EE1" w:rsidP="003E79CA">
      <w:pPr>
        <w:ind w:firstLine="720"/>
        <w:contextualSpacing/>
      </w:pPr>
      <w:r w:rsidRPr="00A35EE1">
        <w:t xml:space="preserve">Clustering is a fundamental technique in fraud detection, offering a means to group similar data points and identify anomalies indicative of fraudulent activities. Unlike supervised methods, clustering operates without labeled data, making it particularly valuable for applications where labeled instances of fraud are scarce. Techniques such as k-means, DBSCAN, and hierarchical clustering have been widely used in </w:t>
      </w:r>
      <w:proofErr w:type="gramStart"/>
      <w:r w:rsidRPr="00A35EE1">
        <w:t>the literature</w:t>
      </w:r>
      <w:proofErr w:type="gramEnd"/>
      <w:r w:rsidRPr="00A35EE1">
        <w:t>.</w:t>
      </w:r>
    </w:p>
    <w:p w14:paraId="3554FF6F" w14:textId="24A4264E" w:rsidR="00A35EE1" w:rsidRPr="00A35EE1" w:rsidRDefault="00A35EE1" w:rsidP="003E79CA">
      <w:pPr>
        <w:ind w:firstLine="720"/>
        <w:contextualSpacing/>
      </w:pPr>
      <w:r>
        <w:fldChar w:fldCharType="begin"/>
      </w:r>
      <w:r w:rsidR="00AB3F4D">
        <w:instrText xml:space="preserve"> ADDIN ZOTERO_ITEM CSL_CITATION {"citationID":"Z4aqXhoN","properties":{"formattedCitation":"(Carcillo et al., 2021)","plainCitation":"(Carcillo et al., 2021)","dontUpdate":true,"noteIndex":0},"citationItems":[{"id":172,"uris":["http://zotero.org/users/12007747/items/U9L98INY"],"itemData":{"id":172,"type":"article-journal","abstract":"Supervised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detection.","container-title":"Information Sciences","DOI":"10.1016/j.ins.2019.05.042","ISSN":"0020-0255","journalAbbreviation":"Information Sciences","page":"317-331","source":"ScienceDirect","title":"Combining unsupervised and supervised learning in credit card fraud detection","volume":"557","author":[{"family":"Carcillo","given":"Fabrizio"},{"family":"Le Borgne","given":"Yann-Aël"},{"family":"Caelen","given":"Olivier"},{"family":"Kessaci","given":"Yacine"},{"family":"Oblé","given":"Frédéric"},{"family":"Bontempi","given":"Gianluca"}],"issued":{"date-parts":[["2021",5,1]]}}}],"schema":"https://github.com/citation-style-language/schema/raw/master/csl-citation.json"} </w:instrText>
      </w:r>
      <w:r>
        <w:fldChar w:fldCharType="separate"/>
      </w:r>
      <w:r w:rsidRPr="00A35EE1">
        <w:rPr>
          <w:rFonts w:cs="Times New Roman"/>
        </w:rPr>
        <w:t xml:space="preserve">Carcillo et al. </w:t>
      </w:r>
      <w:r>
        <w:rPr>
          <w:rFonts w:cs="Times New Roman"/>
        </w:rPr>
        <w:t>(</w:t>
      </w:r>
      <w:r w:rsidRPr="00A35EE1">
        <w:rPr>
          <w:rFonts w:cs="Times New Roman"/>
        </w:rPr>
        <w:t>2021)</w:t>
      </w:r>
      <w:r>
        <w:fldChar w:fldCharType="end"/>
      </w:r>
      <w:r>
        <w:t xml:space="preserve"> </w:t>
      </w:r>
      <w:proofErr w:type="spellStart"/>
      <w:r>
        <w:t>i</w:t>
      </w:r>
      <w:r w:rsidRPr="00A35EE1">
        <w:t>lustrated</w:t>
      </w:r>
      <w:proofErr w:type="spellEnd"/>
      <w:r w:rsidRPr="00A35EE1">
        <w:t xml:space="preserve"> how clustering can be integrated into hybrid supervised-unsupervised frameworks. For example, clustering algorithms can segment loan applications into groups based on shared attributes, flagging outliers as potential fraudulent cases. These flagged cases can then be passed to a supervised classifier for further evaluation, improving overall fraud detection rates.</w:t>
      </w:r>
    </w:p>
    <w:p w14:paraId="18D8095D" w14:textId="0335E05E" w:rsidR="00A35EE1" w:rsidRPr="00A35EE1" w:rsidRDefault="00A35EE1" w:rsidP="003E79CA">
      <w:pPr>
        <w:ind w:firstLine="720"/>
        <w:contextualSpacing/>
      </w:pPr>
      <w:r w:rsidRPr="00A35EE1">
        <w:t xml:space="preserve">Dimensionality reduction, particularly </w:t>
      </w:r>
      <w:r>
        <w:t>PCA</w:t>
      </w:r>
      <w:r w:rsidR="00AB3F4D">
        <w:t>,</w:t>
      </w:r>
      <w:r w:rsidRPr="00A35EE1">
        <w:t xml:space="preserve"> enhances clustering by simplifying high-dimensional data while </w:t>
      </w:r>
      <w:r w:rsidR="00AB3F4D">
        <w:t>preserving the most significant variance in the dataset</w:t>
      </w:r>
      <w:r w:rsidRPr="00A35EE1">
        <w:t xml:space="preserve">. This is especially important in datasets like those associated with the </w:t>
      </w:r>
      <w:r>
        <w:t>PPP</w:t>
      </w:r>
      <w:r w:rsidRPr="00A35EE1">
        <w:t>, where numerous variables such as loan amount, applicant history, and lender behavior contribute to data complexity.</w:t>
      </w:r>
      <w:r>
        <w:t xml:space="preserve"> </w:t>
      </w:r>
      <w:r>
        <w:fldChar w:fldCharType="begin"/>
      </w:r>
      <w:r w:rsidR="00AB3F4D">
        <w:instrText xml:space="preserve"> ADDIN ZOTERO_ITEM CSL_CITATION {"citationID":"46ebb7rE","properties":{"formattedCitation":"(Miller &amp; Bertozzi, 2024)","plainCitation":"(Miller &amp; Bertozzi, 2024)","dontUpdate":true,"noteIndex":0},"citationItems":[{"id":134,"uris":["http://zotero.org/users/12007747/items/D55EXMMB"],"itemData":{"id":134,"type":"article-journal","abstract":"Abstract\n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A35EE1">
        <w:rPr>
          <w:rFonts w:cs="Times New Roman"/>
        </w:rPr>
        <w:t xml:space="preserve">Miller &amp; Bertozzi </w:t>
      </w:r>
      <w:r>
        <w:rPr>
          <w:rFonts w:cs="Times New Roman"/>
        </w:rPr>
        <w:t>(</w:t>
      </w:r>
      <w:r w:rsidRPr="00A35EE1">
        <w:rPr>
          <w:rFonts w:cs="Times New Roman"/>
        </w:rPr>
        <w:t>2024)</w:t>
      </w:r>
      <w:r>
        <w:fldChar w:fldCharType="end"/>
      </w:r>
      <w:r w:rsidRPr="00A35EE1">
        <w:t xml:space="preserve"> demonstrated the combined use of PCA and graph-based clustering to identify anomalous patterns in high-volume datasets. By projecting data into a lower-dimensional space, PCA not only reduces computational costs but also enhances clustering performance.</w:t>
      </w:r>
    </w:p>
    <w:p w14:paraId="32EBE591" w14:textId="77777777" w:rsidR="00A35EE1" w:rsidRPr="00A35EE1" w:rsidRDefault="00A35EE1" w:rsidP="003E79CA">
      <w:pPr>
        <w:contextualSpacing/>
      </w:pPr>
      <w:r w:rsidRPr="00A35EE1">
        <w:rPr>
          <w:b/>
          <w:bCs/>
        </w:rPr>
        <w:t>Advantages of Clustering and PCA in Fraud Detection</w:t>
      </w:r>
      <w:r w:rsidRPr="00A35EE1">
        <w:t>:</w:t>
      </w:r>
    </w:p>
    <w:p w14:paraId="1ED2A8AB" w14:textId="77777777" w:rsidR="00A35EE1" w:rsidRPr="00A35EE1" w:rsidRDefault="00A35EE1" w:rsidP="003E79CA">
      <w:pPr>
        <w:numPr>
          <w:ilvl w:val="0"/>
          <w:numId w:val="54"/>
        </w:numPr>
        <w:contextualSpacing/>
      </w:pPr>
      <w:r w:rsidRPr="00A35EE1">
        <w:rPr>
          <w:b/>
          <w:bCs/>
        </w:rPr>
        <w:lastRenderedPageBreak/>
        <w:t>Scalability</w:t>
      </w:r>
      <w:r w:rsidRPr="00A35EE1">
        <w:t>: Clustering and PCA can efficiently handle large datasets, making them suitable for high-volume programs like the PPP.</w:t>
      </w:r>
    </w:p>
    <w:p w14:paraId="129D7C6B" w14:textId="77777777" w:rsidR="00A35EE1" w:rsidRPr="00A35EE1" w:rsidRDefault="00A35EE1" w:rsidP="003E79CA">
      <w:pPr>
        <w:numPr>
          <w:ilvl w:val="0"/>
          <w:numId w:val="54"/>
        </w:numPr>
        <w:contextualSpacing/>
      </w:pPr>
      <w:r w:rsidRPr="00A35EE1">
        <w:rPr>
          <w:b/>
          <w:bCs/>
        </w:rPr>
        <w:t>Flexibility</w:t>
      </w:r>
      <w:r w:rsidRPr="00A35EE1">
        <w:t>: These methods are adaptable to different fraud scenarios, from small-scale fraud networks to systemic patterns.</w:t>
      </w:r>
    </w:p>
    <w:p w14:paraId="3EBAD59C" w14:textId="77777777" w:rsidR="00A35EE1" w:rsidRPr="00A35EE1" w:rsidRDefault="00A35EE1" w:rsidP="003E79CA">
      <w:pPr>
        <w:contextualSpacing/>
      </w:pPr>
      <w:r w:rsidRPr="00A35EE1">
        <w:rPr>
          <w:b/>
          <w:bCs/>
        </w:rPr>
        <w:t>Challenges and Mitigations</w:t>
      </w:r>
      <w:r w:rsidRPr="00A35EE1">
        <w:t>:</w:t>
      </w:r>
    </w:p>
    <w:p w14:paraId="20A1991E" w14:textId="77777777" w:rsidR="00A35EE1" w:rsidRPr="00A35EE1" w:rsidRDefault="00A35EE1" w:rsidP="003E79CA">
      <w:pPr>
        <w:numPr>
          <w:ilvl w:val="0"/>
          <w:numId w:val="55"/>
        </w:numPr>
        <w:contextualSpacing/>
      </w:pPr>
      <w:r w:rsidRPr="00A35EE1">
        <w:rPr>
          <w:b/>
          <w:bCs/>
        </w:rPr>
        <w:t>Data Quality</w:t>
      </w:r>
      <w:r w:rsidRPr="00A35EE1">
        <w:t>: Clustering accuracy depends on clean and well-preprocessed data. Feature engineering and outlier handling are critical steps.</w:t>
      </w:r>
    </w:p>
    <w:p w14:paraId="3991E8C2" w14:textId="33266FB1" w:rsidR="00EB2BEB" w:rsidRPr="00246E35" w:rsidRDefault="00A35EE1" w:rsidP="003E79CA">
      <w:pPr>
        <w:numPr>
          <w:ilvl w:val="0"/>
          <w:numId w:val="55"/>
        </w:numPr>
        <w:contextualSpacing/>
      </w:pPr>
      <w:r w:rsidRPr="00A35EE1">
        <w:rPr>
          <w:b/>
          <w:bCs/>
        </w:rPr>
        <w:t>Model Interpretability</w:t>
      </w:r>
      <w:r w:rsidRPr="00A35EE1">
        <w:t>: PCA reduces interpretability by transforming original features. However, explainable AI techniques can help bridge this gap.</w:t>
      </w:r>
    </w:p>
    <w:p w14:paraId="2D9B2901" w14:textId="77777777" w:rsidR="00EB2BEB" w:rsidRPr="00246E35" w:rsidRDefault="00EB2BEB" w:rsidP="003E79CA">
      <w:pPr>
        <w:pStyle w:val="Heading3"/>
      </w:pPr>
      <w:r w:rsidRPr="00246E35">
        <w:t>Supporting Framework: The Fraud Triangle and Its Relevance</w:t>
      </w:r>
    </w:p>
    <w:p w14:paraId="5BEE312F" w14:textId="673888AB" w:rsidR="008B1357" w:rsidRDefault="008B1357" w:rsidP="003E79CA">
      <w:pPr>
        <w:pStyle w:val="NormalWeb"/>
        <w:spacing w:before="0" w:beforeAutospacing="0" w:after="0" w:afterAutospacing="0" w:line="480" w:lineRule="auto"/>
        <w:ind w:firstLine="720"/>
      </w:pPr>
      <w:r>
        <w:t xml:space="preserve">While clustering offers a data-driven basis for detecting anomalies, the </w:t>
      </w:r>
      <w:r w:rsidRPr="008B1357">
        <w:rPr>
          <w:rStyle w:val="Strong"/>
          <w:rFonts w:eastAsiaTheme="majorEastAsia"/>
          <w:b w:val="0"/>
          <w:bCs w:val="0"/>
        </w:rPr>
        <w:t>Fraud Triangle</w:t>
      </w:r>
      <w:r>
        <w:t xml:space="preserve"> provides a behavioral context for interpreting these outliers. The Fraud Triangle, which identifies pressure, opportunity, and rationalization as key factors driving fraud, complements classification through clustering by linking data patterns to potential motivations for fraudulent activity. In the PPP, where financial pressures from the COVID-19 pandemic and the rapid availability of funds created new fraud risks, the Fraud Triangle aids in contextualizing anomalies by associating certain deviations with underlying behavioral factors </w:t>
      </w:r>
      <w:r>
        <w:fldChar w:fldCharType="begin"/>
      </w:r>
      <w:r>
        <w:instrText xml:space="preserve"> ADDIN ZOTERO_ITEM CSL_CITATION {"citationID":"ro0F6Uao","properties":{"formattedCitation":"(Awang et al., 2020; Bozza, 2024)","plainCitation":"(Awang et al., 2020; Bozza, 2024)","noteIndex":0},"citationItems":[{"id":184,"uris":["http://zotero.org/users/12007747/items/BII8PMBW"],"itemData":{"id":184,"type":"article-journal","container-title":"Board","page":"54–64","source":"Google Scholar","title":"Fraud triangle theory: calling for new factors","title-short":"Fraud triangle theory","volume":"7","author":[{"family":"Awang","given":"Naqiah"},{"family":"Hussin","given":"Nur Syafiqah"},{"family":"Razali","given":"Fatin Adilah"},{"family":"Lyana","given":"Shafinaz"},{"family":"Talib","given":"Abu"}],"issued":{"date-parts":[["2020"]]}}},{"id":89,"uris":["http://zotero.org/users/12007747/items/QIJNVYQI"],"itemData":{"id":89,"type":"article-journal","abstract":"Fraud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G."}],"issued":{"date-parts":[["2024",5]]}}}],"schema":"https://github.com/citation-style-language/schema/raw/master/csl-citation.json"} </w:instrText>
      </w:r>
      <w:r>
        <w:fldChar w:fldCharType="separate"/>
      </w:r>
      <w:r w:rsidRPr="008B1357">
        <w:t>(Awang et al., 2020; Bozza, 2024)</w:t>
      </w:r>
      <w:r>
        <w:fldChar w:fldCharType="end"/>
      </w:r>
      <w:r>
        <w:t>.</w:t>
      </w:r>
    </w:p>
    <w:p w14:paraId="7C33691E" w14:textId="7EDFF836" w:rsidR="00EB2BEB" w:rsidRPr="00246E35" w:rsidRDefault="008B1357" w:rsidP="003E79CA">
      <w:pPr>
        <w:pStyle w:val="NormalWeb"/>
        <w:spacing w:before="0" w:beforeAutospacing="0" w:after="0" w:afterAutospacing="0" w:line="480" w:lineRule="auto"/>
        <w:ind w:firstLine="720"/>
      </w:pPr>
      <w:r>
        <w:t xml:space="preserve">Integrating the Fraud Triangle with classification through clustering enhances model interpretability by providing a behavioral rationale for data points that diverge from cluster norms. For instance, anomalies flagged in the clustering process that align with high-risk indicators from the Fraud Triangle may represent cases where financial pressure or opportunity </w:t>
      </w:r>
      <w:r>
        <w:lastRenderedPageBreak/>
        <w:t>contributed to potentially fraudulent behavior. This integration supports a more adaptive fraud detection model, responsive to the unique characteristics of the PPP.</w:t>
      </w:r>
    </w:p>
    <w:p w14:paraId="5B549CD5" w14:textId="77777777" w:rsidR="00EB2BEB" w:rsidRPr="00246E35" w:rsidRDefault="00EB2BEB" w:rsidP="003E79CA">
      <w:pPr>
        <w:pStyle w:val="Heading3"/>
      </w:pPr>
      <w:r w:rsidRPr="00246E35">
        <w:t>Expanded Fraud Triangle: Capability as a Factor</w:t>
      </w:r>
    </w:p>
    <w:p w14:paraId="208BF91E" w14:textId="02CB919C" w:rsidR="008B1357" w:rsidRPr="008B1357" w:rsidRDefault="008B1357" w:rsidP="003E79CA">
      <w:pPr>
        <w:ind w:firstLine="720"/>
        <w:contextualSpacing/>
      </w:pPr>
      <w:r w:rsidRPr="008B1357">
        <w:t xml:space="preserve">An expanded version of the Fraud Triangle introduces capability as a fourth factor, addressing the role of specialized knowledge or access in enabling individuals to exploit program vulnerabilities. Capability is especially relevant in the PPP context, where individuals with insider knowledge or technical skill may engage in complex fraud schemes, concealing their actions within legitimate-looking clusters. Including capability as a factor informs the interpretation of clustered outliers, recognizing that some anomalies may reflect intentional, concealed fraud strategies rather than random deviations </w:t>
      </w:r>
      <w:r>
        <w:fldChar w:fldCharType="begin"/>
      </w:r>
      <w:r>
        <w:instrText xml:space="preserve"> ADDIN ZOTERO_ITEM CSL_CITATION {"citationID":"0NfZEtcC","properties":{"formattedCitation":"(King et al., 2023; Zhao et al., 2024)","plainCitation":"(King et al., 2023; Zhao et al., 2024)","noteIndex":0},"citationItems":[{"id":82,"uris":["http://zotero.org/users/12007747/items/RMMCG6W6"],"itemData":{"id":82,"type":"article-journal","abstract":"The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J."}],"issued":{"date-parts":[["2023"]],"season":"Spring"}}},{"id":133,"uris":["http://zotero.org/users/12007747/items/8JA6PPXN"],"itemData":{"id":133,"type":"article-journal","container-title":"International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8B1357">
        <w:rPr>
          <w:rFonts w:cs="Times New Roman"/>
        </w:rPr>
        <w:t>(King et al., 2023; Zhao et al., 2024)</w:t>
      </w:r>
      <w:r>
        <w:fldChar w:fldCharType="end"/>
      </w:r>
      <w:r w:rsidRPr="008B1357">
        <w:t>.</w:t>
      </w:r>
    </w:p>
    <w:p w14:paraId="581177CF" w14:textId="569DCE8F" w:rsidR="00EB2BEB" w:rsidRPr="00246E35" w:rsidRDefault="008B1357" w:rsidP="003E79CA">
      <w:pPr>
        <w:ind w:firstLine="720"/>
        <w:contextualSpacing/>
      </w:pPr>
      <w:r w:rsidRPr="008B1357">
        <w:t>Incorporating capability into classification through clustering enhances the model's predictive power by connecting technical anomalies with behavioral insights, allowing for a nuanced understanding of outliers. This framework supports semi-supervised learning by adding a behavioral layer that aids in categorizing unusual data points, effectively balancing technical accuracy with contextual relevance.</w:t>
      </w:r>
    </w:p>
    <w:p w14:paraId="312E37A3" w14:textId="77777777" w:rsidR="00EB2BEB" w:rsidRPr="00246E35" w:rsidRDefault="00EB2BEB" w:rsidP="003E79CA">
      <w:pPr>
        <w:pStyle w:val="Heading3"/>
      </w:pPr>
      <w:r w:rsidRPr="00246E35">
        <w:t>Conclusion of the Theoretical Framework</w:t>
      </w:r>
    </w:p>
    <w:p w14:paraId="59E9C1A5" w14:textId="77777777" w:rsidR="008B1357" w:rsidRDefault="008B1357" w:rsidP="003E79CA">
      <w:pPr>
        <w:ind w:firstLine="720"/>
        <w:rPr>
          <w:b/>
          <w:bCs/>
        </w:rPr>
      </w:pPr>
      <w:r w:rsidRPr="008B1357">
        <w:t>The theoretical frameworks outlined in this section—clustering techniques, dimensionality reduction, and behavioral models such as the expanded Fraud Triangle—provide a comprehensive basis for the methodological choices in this study. By combining data-driven approaches with behavioral insights, these frameworks support a nuanced model capable of identifying fraud even within highly imbalanced datasets. This integration of technical methods with behavioral context allows for a robust fraud detection approach that aligns with the ethical, operational, and regulatory considerations specific to the PPP.</w:t>
      </w:r>
    </w:p>
    <w:p w14:paraId="6E9FC622" w14:textId="2DB37DB1" w:rsidR="0007441D" w:rsidRPr="00887A22" w:rsidRDefault="00397771" w:rsidP="003E79CA">
      <w:pPr>
        <w:pStyle w:val="Heading2"/>
      </w:pPr>
      <w:bookmarkStart w:id="57" w:name="_Toc184834445"/>
      <w:r>
        <w:lastRenderedPageBreak/>
        <w:t xml:space="preserve">Data Ethics and </w:t>
      </w:r>
      <w:r w:rsidR="004E193B">
        <w:t xml:space="preserve">Legal </w:t>
      </w:r>
      <w:r w:rsidR="00E9708C">
        <w:t>Frameworks</w:t>
      </w:r>
      <w:bookmarkEnd w:id="57"/>
      <w:r w:rsidR="0007441D">
        <w:t xml:space="preserve"> </w:t>
      </w:r>
    </w:p>
    <w:p w14:paraId="6CBCC66F" w14:textId="73C49AF5" w:rsidR="00651C72" w:rsidRPr="00BB5201" w:rsidRDefault="0058058B" w:rsidP="003E79CA">
      <w:pPr>
        <w:ind w:firstLine="720"/>
        <w:contextualSpacing/>
      </w:pPr>
      <w:bookmarkStart w:id="58" w:name="_Toc251423641"/>
      <w:bookmarkStart w:id="59" w:name="_Toc464831653"/>
      <w:bookmarkStart w:id="60" w:name="_Toc465328390"/>
      <w:r w:rsidRPr="0058058B">
        <w:t>Deploying machine learning for fraud detection within government programs such as the Paycheck Protection Program (PPP) necessitates adherence to stringent ethical and legal standards. This section examines critical aspects of data ethics, including fairness, accountability, and privacy, alongside legal frameworks like the General Data Protection Regulation (GDPR) and the California Consumer Privacy Act (CCPA), which govern data use and model transparency.</w:t>
      </w:r>
    </w:p>
    <w:p w14:paraId="2115873D" w14:textId="77777777" w:rsidR="00651C72" w:rsidRPr="00BB5201" w:rsidRDefault="00651C72" w:rsidP="003E79CA">
      <w:pPr>
        <w:pStyle w:val="Heading3"/>
      </w:pPr>
      <w:r w:rsidRPr="00BB5201">
        <w:t>Ethical Considerations in Machine Learning</w:t>
      </w:r>
    </w:p>
    <w:p w14:paraId="209DF779" w14:textId="4BE99792" w:rsidR="0058058B" w:rsidRPr="0058058B" w:rsidRDefault="0058058B" w:rsidP="003E79CA">
      <w:pPr>
        <w:ind w:firstLine="720"/>
        <w:contextualSpacing/>
      </w:pPr>
      <w:r w:rsidRPr="0058058B">
        <w:t xml:space="preserve">Ethical considerations in machine learning are especially important in public sector applications, where models impact not only individual privacy but also public trust. Issues such as fairness and bias mitigation are paramount, as machine learning models trained on imbalanced datasets may inadvertently reinforce existing biases, leading to unfair treatment of certain groups. Studies emphasize the importance of fairness-aware algorithms and bias detection in semi-supervised models, which help prevent unjust classification outcomes </w:t>
      </w:r>
      <w:r>
        <w:fldChar w:fldCharType="begin"/>
      </w:r>
      <w:r>
        <w:instrText xml:space="preserve"> ADDIN ZOTERO_ITEM CSL_CITATION {"citationID":"k2mY6mLk","properties":{"formattedCitation":"(Emilio Ferrara, 2023; Zhou et al., 2022)","plainCitation":"(Emilio Ferrara, 2023; Zhou et al., 2022)","noteIndex":0},"citationItems":[{"id":167,"uris":["http://zotero.org/users/12007747/items/WCDUYLCT"],"itemData":{"id":167,"type":"article-journal","abstract":"The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Ferrara"}],"issued":{"date-parts":[["2023",12,1]]}}},{"id":108,"uris":["http://zotero.org/users/12007747/items/GDIIDD9N"],"itemData":{"id":108,"type":"article-journal","abstract":"Summary: The advent of artificial intelligence (AI) and machine learning algorithms has led to opportunities as well as challenges in their use. In this overview paper, we begin with a discussion of bias and fairness issues that arise with the use of AI techniques, with a focus on supervised machine learning algorithms. We then describe the types and sources of data bias and discuss the nature of algorithmic unfairness. In addition, we provide a review of fairness metrics in the literature, discuss their limitations, and describe de‐biasing (or mitigation) techniques in the model life cycle.","container-title":"International Statistical Review","DOI":"10.1111/insr.12492","ISSN":"03067734","issue":"3","note":"publisher: Wiley-Blackwell","page":"468-480","source":"EBSCOhost","title":"Bias, Fairness and Accountability with Artificial Intelligence and Machine Learning Algorithms","volume":"90","author":[{"family":"Zhou","given":"Nengfeng"},{"family":"Zhang","given":"Zach"},{"family":"Nair","given":"Vijayan N."},{"family":"Singhal","given":"Harsh"},{"family":"Chen","given":"Jie"}],"issued":{"date-parts":[["2022",12]]}}}],"schema":"https://github.com/citation-style-language/schema/raw/master/csl-citation.json"} </w:instrText>
      </w:r>
      <w:r>
        <w:fldChar w:fldCharType="separate"/>
      </w:r>
      <w:r w:rsidRPr="0058058B">
        <w:rPr>
          <w:rFonts w:cs="Times New Roman"/>
        </w:rPr>
        <w:t>(Emilio Ferrara, 2023; Zhou et al., 2022)</w:t>
      </w:r>
      <w:r>
        <w:fldChar w:fldCharType="end"/>
      </w:r>
      <w:r w:rsidRPr="0058058B">
        <w:t xml:space="preserve">. Transparency in model operations is another essential factor; explainable AI (XAI) methodologies enable stakeholders to understand and assess model decisions, particularly when potential fraud is flagged </w:t>
      </w:r>
      <w:r>
        <w:fldChar w:fldCharType="begin"/>
      </w:r>
      <w:r>
        <w:instrText xml:space="preserve"> ADDIN ZOTERO_ITEM CSL_CITATION {"citationID":"dc5mfVoL","properties":{"formattedCitation":"(Koreff et al., 2023)","plainCitation":"(Koreff et al., 2023)","noteIndex":0},"citationItems":[{"id":151,"uris":["http://zotero.org/users/12007747/items/62UVBZSV"],"itemData":{"id":151,"type":"article-journal","abstract":"Artificial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fldChar w:fldCharType="separate"/>
      </w:r>
      <w:r w:rsidRPr="0058058B">
        <w:rPr>
          <w:rFonts w:cs="Times New Roman"/>
        </w:rPr>
        <w:t>(Koreff et al., 2023)</w:t>
      </w:r>
      <w:r>
        <w:fldChar w:fldCharType="end"/>
      </w:r>
      <w:r w:rsidRPr="0058058B">
        <w:t>.</w:t>
      </w:r>
    </w:p>
    <w:p w14:paraId="40D8052F" w14:textId="4036E3D0" w:rsidR="00651C72" w:rsidRPr="00BB5201" w:rsidRDefault="0058058B" w:rsidP="003E79CA">
      <w:pPr>
        <w:ind w:firstLine="720"/>
        <w:contextualSpacing/>
      </w:pPr>
      <w:r w:rsidRPr="0058058B">
        <w:t xml:space="preserve">For the PPP, achieving ethical AI deployment requires balancing model complexity with interpretability. High-performing models that lack transparency may undermine public confidence and accountability, especially in cases </w:t>
      </w:r>
      <w:proofErr w:type="gramStart"/>
      <w:r w:rsidRPr="0058058B">
        <w:t>where</w:t>
      </w:r>
      <w:proofErr w:type="gramEnd"/>
      <w:r w:rsidRPr="0058058B">
        <w:t xml:space="preserve"> decisions impact funding or legal repercussions. To address these challenges, recent developments in XAI provide interpretability techniques that make machine learning decisions more accessible to both administrators and the </w:t>
      </w:r>
      <w:r w:rsidRPr="0058058B">
        <w:lastRenderedPageBreak/>
        <w:t xml:space="preserve">general public, supporting ethical deployment in government settings </w:t>
      </w:r>
      <w:r>
        <w:fldChar w:fldCharType="begin"/>
      </w:r>
      <w:r>
        <w:instrText xml:space="preserve"> ADDIN ZOTERO_ITEM CSL_CITATION {"citationID":"p2fQLKGd","properties":{"formattedCitation":"(Sarker, 2021; Zhao et al., 2024)","plainCitation":"(Sarker, 2021; Zhao et al., 2024)","noteIndex":0},"citationItems":[{"id":96,"uris":["http://zotero.org/users/12007747/items/XPAFE3KE"],"itemData":{"id":96,"type":"article-journal","abstract":"In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view.","container-title":"SN Computer Science","DOI":"10.1007/s42979-021-00592-x","ISSN":"2661-8907","issue":"3","journalAbbreviation":"SN COMPUT. SCI.","language":"en","page":"160","source":"Springer Link","title":"Machine Learning: Algorithms, Real-World Applications and Research Directions","title-short":"Machine Learning","volume":"2","author":[{"family":"Sarker","given":"Iqbal H."}],"issued":{"date-parts":[["2021",3,22]]}}},{"id":133,"uris":["http://zotero.org/users/12007747/items/8JA6PPXN"],"itemData":{"id":133,"type":"article-journal","container-title":"International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58058B">
        <w:rPr>
          <w:rFonts w:cs="Times New Roman"/>
        </w:rPr>
        <w:t>(Sarker, 2021; Zhao et al., 2024)</w:t>
      </w:r>
      <w:r>
        <w:fldChar w:fldCharType="end"/>
      </w:r>
      <w:r w:rsidRPr="0058058B">
        <w:t>.</w:t>
      </w:r>
    </w:p>
    <w:p w14:paraId="3A4BAF2C" w14:textId="77777777" w:rsidR="00651C72" w:rsidRPr="00BB5201" w:rsidRDefault="00651C72" w:rsidP="003E79CA">
      <w:pPr>
        <w:pStyle w:val="Heading3"/>
      </w:pPr>
      <w:r w:rsidRPr="00BB5201">
        <w:t>Legal Frameworks for Fraud Detection</w:t>
      </w:r>
    </w:p>
    <w:p w14:paraId="608F5477" w14:textId="16D613C8" w:rsidR="005B5A43" w:rsidRPr="005B5A43" w:rsidRDefault="005B5A43" w:rsidP="003E79CA">
      <w:pPr>
        <w:ind w:firstLine="720"/>
        <w:contextualSpacing/>
      </w:pPr>
      <w:r w:rsidRPr="005B5A43">
        <w:t xml:space="preserve">Compliance with legal standards such as GDPR and CCPA is fundamental for machine learning models used in government fraud detection. GDPR mandates strict guidelines for data protection, including the rights of individuals to access, rectify, or erase their data, and requires organizations to adopt privacy-by-design principles in their data processing activities. In the context of fraud detection, GDPR's principles of data minimization and purpose limitation are essential, guiding the use of personal data strictly for specific and justified purposes </w:t>
      </w:r>
      <w:r>
        <w:fldChar w:fldCharType="begin"/>
      </w:r>
      <w:r>
        <w:instrText xml:space="preserve"> ADDIN ZOTERO_ITEM CSL_CITATION {"citationID":"oY9mej5Q","properties":{"formattedCitation":"(Emilio Ferrara, 2023)","plainCitation":"(Emilio Ferrara, 2023)","noteIndex":0},"citationItems":[{"id":167,"uris":["http://zotero.org/users/12007747/items/WCDUYLCT"],"itemData":{"id":167,"type":"article-journal","abstract":"The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Ferrara"}],"issued":{"date-parts":[["2023",12,1]]}}}],"schema":"https://github.com/citation-style-language/schema/raw/master/csl-citation.json"} </w:instrText>
      </w:r>
      <w:r>
        <w:fldChar w:fldCharType="separate"/>
      </w:r>
      <w:r w:rsidRPr="005B5A43">
        <w:rPr>
          <w:rFonts w:cs="Times New Roman"/>
        </w:rPr>
        <w:t>(Emilio Ferrara, 2023)</w:t>
      </w:r>
      <w:r>
        <w:fldChar w:fldCharType="end"/>
      </w:r>
      <w:r w:rsidRPr="005B5A43">
        <w:t>.</w:t>
      </w:r>
    </w:p>
    <w:p w14:paraId="0A23B110" w14:textId="69F98EA4" w:rsidR="00651C72" w:rsidRPr="00BB5201" w:rsidRDefault="005B5A43" w:rsidP="003E79CA">
      <w:pPr>
        <w:ind w:firstLine="720"/>
        <w:contextualSpacing/>
      </w:pPr>
      <w:r w:rsidRPr="005B5A43">
        <w:t xml:space="preserve">Similarly, CCPA enhances data privacy rights by granting consumers greater control over their personal information, including the right to opt out of data sales and request the deletion of their information. In government-administered programs like the PPP, adhering to these regulatory frameworks </w:t>
      </w:r>
      <w:proofErr w:type="gramStart"/>
      <w:r w:rsidRPr="005B5A43">
        <w:t>requires</w:t>
      </w:r>
      <w:proofErr w:type="gramEnd"/>
      <w:r w:rsidRPr="005B5A43">
        <w:t xml:space="preserve"> careful management of data sources and processes to ensure data use aligns with both ethical and legal standards. Privacy-aware machine learning techniques, which protect individual data during the fraud detection process, play a critical role in regulatory compliance, supporting model development that respects individual privacy while remaining effective for large-scale fraud detection</w:t>
      </w:r>
      <w:r>
        <w:t xml:space="preserve"> </w:t>
      </w:r>
      <w:r>
        <w:fldChar w:fldCharType="begin"/>
      </w:r>
      <w:r>
        <w:instrText xml:space="preserve"> ADDIN ZOTERO_ITEM CSL_CITATION {"citationID":"5fCcI8Db","properties":{"formattedCitation":"(A. Ali et al., 2022)","plainCitation":"(A. Ali et al., 2022)","noteIndex":0},"citationItems":[{"id":26,"uris":["http://zotero.org/users/12007747/items/NVIWKHQH"],"itemData":{"id":26,"type":"article-journal","abstract":"Financial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fldChar w:fldCharType="separate"/>
      </w:r>
      <w:r w:rsidRPr="005B5A43">
        <w:rPr>
          <w:rFonts w:cs="Times New Roman"/>
        </w:rPr>
        <w:t>(A. Ali et al., 2022)</w:t>
      </w:r>
      <w:r>
        <w:fldChar w:fldCharType="end"/>
      </w:r>
      <w:r>
        <w:t>.</w:t>
      </w:r>
    </w:p>
    <w:p w14:paraId="164C5E33" w14:textId="77777777" w:rsidR="00651C72" w:rsidRPr="00BB5201" w:rsidRDefault="00651C72" w:rsidP="003E79CA">
      <w:pPr>
        <w:pStyle w:val="Heading3"/>
      </w:pPr>
      <w:r w:rsidRPr="00BB5201">
        <w:t>Explainability Requirements for AI</w:t>
      </w:r>
    </w:p>
    <w:p w14:paraId="0326E1CA" w14:textId="61FE5D96" w:rsidR="00F978F2" w:rsidRPr="00F978F2" w:rsidRDefault="00F978F2" w:rsidP="003E79CA">
      <w:pPr>
        <w:ind w:firstLine="720"/>
        <w:contextualSpacing/>
      </w:pPr>
      <w:r w:rsidRPr="00F978F2">
        <w:t xml:space="preserve">Transparency and explainability in AI are critical for fraud detection in government programs, where decisions carry significant implications for fairness, accountability, and public trust. Machine learning models used to detect fraud within the </w:t>
      </w:r>
      <w:r>
        <w:t>PPP</w:t>
      </w:r>
      <w:r w:rsidRPr="00F978F2">
        <w:t xml:space="preserve"> must balance high accuracy with the need for clear, understandable explanations of their processes. This requirement is </w:t>
      </w:r>
      <w:r w:rsidRPr="00F978F2">
        <w:lastRenderedPageBreak/>
        <w:t>particularly challenging in semi-supervised learning, where clustering algorithms</w:t>
      </w:r>
      <w:r>
        <w:t>, s</w:t>
      </w:r>
      <w:r w:rsidRPr="00F978F2">
        <w:t>uch as K-means or DBSCAN</w:t>
      </w:r>
      <w:r>
        <w:t xml:space="preserve">, </w:t>
      </w:r>
      <w:r w:rsidRPr="00F978F2">
        <w:t>introduce opacity due to their reliance on unsupervised patterns and the lack of direct interpretability in cluster assignments</w:t>
      </w:r>
      <w:r>
        <w:t xml:space="preserve"> </w:t>
      </w:r>
      <w:r>
        <w:fldChar w:fldCharType="begin"/>
      </w:r>
      <w:r>
        <w:instrText xml:space="preserve"> ADDIN ZOTERO_ITEM CSL_CITATION {"citationID":"WSTgHmWG","properties":{"formattedCitation":"(Koreff et al., 2023)","plainCitation":"(Koreff et al., 2023)","noteIndex":0},"citationItems":[{"id":151,"uris":["http://zotero.org/users/12007747/items/62UVBZSV"],"itemData":{"id":151,"type":"article-journal","abstract":"Artificial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fldChar w:fldCharType="separate"/>
      </w:r>
      <w:r w:rsidRPr="00F978F2">
        <w:rPr>
          <w:rFonts w:cs="Times New Roman"/>
        </w:rPr>
        <w:t>(Koreff et al., 2023)</w:t>
      </w:r>
      <w:r>
        <w:fldChar w:fldCharType="end"/>
      </w:r>
      <w:r w:rsidRPr="00F978F2">
        <w:t>. For example, a cluster flagged as fraudulent might combine unexpected features (e.g., high loan-to-employee ratios or anomalies in business types), making it difficult for auditors or non-technical stakeholders to understand the rationale behind a flagged decision.</w:t>
      </w:r>
    </w:p>
    <w:p w14:paraId="05B0B09E" w14:textId="54B2BA6E" w:rsidR="00F978F2" w:rsidRPr="00F978F2" w:rsidRDefault="00F978F2" w:rsidP="003E79CA">
      <w:pPr>
        <w:ind w:firstLine="720"/>
        <w:contextualSpacing/>
      </w:pPr>
      <w:r w:rsidRPr="00F978F2">
        <w:t xml:space="preserve">This opacity is problematic in government fraud detection because interpretability is essential to justify decisions that can affect individuals or businesses. For instance, in the PPP, the inability to explain why a loan was flagged for investigation could undermine public trust and lead to claims of bias or unfair targeting </w:t>
      </w:r>
      <w:r>
        <w:fldChar w:fldCharType="begin"/>
      </w:r>
      <w:r>
        <w:instrText xml:space="preserve"> ADDIN ZOTERO_ITEM CSL_CITATION {"citationID":"bHm8LTsS","properties":{"formattedCitation":"(Miller &amp; Bertozzi, 2024)","plainCitation":"(Miller &amp; Bertozzi, 2024)","noteIndex":0},"citationItems":[{"id":134,"uris":["http://zotero.org/users/12007747/items/D55EXMMB"],"itemData":{"id":134,"type":"article-journal","abstract":"Abstract\n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F978F2">
        <w:rPr>
          <w:rFonts w:cs="Times New Roman"/>
        </w:rPr>
        <w:t>(Miller &amp; Bertozzi, 2024)</w:t>
      </w:r>
      <w:r>
        <w:fldChar w:fldCharType="end"/>
      </w:r>
      <w:r w:rsidRPr="00F978F2">
        <w:t xml:space="preserve">. Addressing this challenge involves navigating the trade-offs between interpretability and model performance. Highly interpretable models, such as logistic regression, may sacrifice performance in complex fraud scenarios, while advanced models, like semi-supervised ensembles, require explainability techniques to bridge this gap </w:t>
      </w:r>
      <w:r>
        <w:fldChar w:fldCharType="begin"/>
      </w:r>
      <w:r>
        <w:instrText xml:space="preserve"> ADDIN ZOTERO_ITEM CSL_CITATION {"citationID":"bDg3b9mk","properties":{"formattedCitation":"(King et al., 2023)","plainCitation":"(King et al., 2023)","noteIndex":0},"citationItems":[{"id":82,"uris":["http://zotero.org/users/12007747/items/RMMCG6W6"],"itemData":{"id":82,"type":"article-journal","abstract":"The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fldChar w:fldCharType="separate"/>
      </w:r>
      <w:r w:rsidRPr="00F978F2">
        <w:rPr>
          <w:rFonts w:cs="Times New Roman"/>
        </w:rPr>
        <w:t>(King et al., 2023)</w:t>
      </w:r>
      <w:r>
        <w:fldChar w:fldCharType="end"/>
      </w:r>
      <w:r w:rsidRPr="00F978F2">
        <w:t>.</w:t>
      </w:r>
    </w:p>
    <w:p w14:paraId="667453A6" w14:textId="054429BD" w:rsidR="00F978F2" w:rsidRPr="00F978F2" w:rsidRDefault="00F978F2" w:rsidP="003E79CA">
      <w:pPr>
        <w:ind w:firstLine="720"/>
        <w:contextualSpacing/>
      </w:pPr>
      <w:r w:rsidRPr="00F978F2">
        <w:t xml:space="preserve">Emerging explainability tools, such as </w:t>
      </w:r>
      <w:proofErr w:type="spellStart"/>
      <w:r w:rsidRPr="00F978F2">
        <w:t>SHapley</w:t>
      </w:r>
      <w:proofErr w:type="spellEnd"/>
      <w:r w:rsidRPr="00F978F2">
        <w:t xml:space="preserve"> Additive </w:t>
      </w:r>
      <w:proofErr w:type="spellStart"/>
      <w:r w:rsidRPr="00F978F2">
        <w:t>exPlanations</w:t>
      </w:r>
      <w:proofErr w:type="spellEnd"/>
      <w:r w:rsidRPr="00F978F2">
        <w:t xml:space="preserve"> (SHAP) and counterfactual explanations, offer enhanced insights compared to traditional methods like Local Interpretable Model-agnostic Explanations (LIME). SHAP provides consistent feature importance rankings, while counterfactual explanations help identify minimal changes required to alter a model’s decision </w:t>
      </w:r>
      <w:r>
        <w:fldChar w:fldCharType="begin"/>
      </w:r>
      <w:r>
        <w:instrText xml:space="preserve"> ADDIN ZOTERO_ITEM CSL_CITATION {"citationID":"gLu0LQQW","properties":{"formattedCitation":"(Koreff et al., 2023)","plainCitation":"(Koreff et al., 2023)","noteIndex":0},"citationItems":[{"id":151,"uris":["http://zotero.org/users/12007747/items/62UVBZSV"],"itemData":{"id":151,"type":"article-journal","abstract":"Artificial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fldChar w:fldCharType="separate"/>
      </w:r>
      <w:r w:rsidRPr="00F978F2">
        <w:rPr>
          <w:rFonts w:cs="Times New Roman"/>
        </w:rPr>
        <w:t>(Koreff et al., 2023)</w:t>
      </w:r>
      <w:r>
        <w:fldChar w:fldCharType="end"/>
      </w:r>
      <w:r w:rsidRPr="00F978F2">
        <w:t xml:space="preserve">. These methods are particularly valuable in semi-supervised settings, where both labeled and unlabeled data contribute to decision-making, making model outputs inherently more complex. Regulatory and ethical frameworks further emphasize the importance of explainability, ensuring fairness in detecting fraud patterns and preventing discriminatory practices </w:t>
      </w:r>
      <w:r>
        <w:fldChar w:fldCharType="begin"/>
      </w:r>
      <w:r>
        <w:instrText xml:space="preserve"> ADDIN ZOTERO_ITEM CSL_CITATION {"citationID":"EohDR0Hu","properties":{"formattedCitation":"(Miller &amp; Bertozzi, 2024)","plainCitation":"(Miller &amp; Bertozzi, 2024)","noteIndex":0},"citationItems":[{"id":134,"uris":["http://zotero.org/users/12007747/items/D55EXMMB"],"itemData":{"id":134,"type":"article-journal","abstract":"Abstract\n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F978F2">
        <w:rPr>
          <w:rFonts w:cs="Times New Roman"/>
        </w:rPr>
        <w:t>(Miller &amp; Bertozzi, 2024)</w:t>
      </w:r>
      <w:r>
        <w:fldChar w:fldCharType="end"/>
      </w:r>
      <w:r w:rsidRPr="00F978F2">
        <w:t xml:space="preserve">. By integrating explainability tools </w:t>
      </w:r>
      <w:r w:rsidRPr="00F978F2">
        <w:lastRenderedPageBreak/>
        <w:t>with high-performing semi-supervised models, government programs can responsibly deploy AI systems that are both effective and accountable.</w:t>
      </w:r>
    </w:p>
    <w:p w14:paraId="50A20C72" w14:textId="77777777" w:rsidR="00F978F2" w:rsidRPr="005B5A43" w:rsidRDefault="00F978F2" w:rsidP="003E79CA">
      <w:pPr>
        <w:ind w:firstLine="720"/>
        <w:contextualSpacing/>
      </w:pPr>
    </w:p>
    <w:p w14:paraId="3AAEEC00" w14:textId="77777777" w:rsidR="00CE4957" w:rsidRDefault="00CE4957" w:rsidP="003E79CA">
      <w:pPr>
        <w:pStyle w:val="Heading2"/>
        <w:contextualSpacing/>
      </w:pPr>
      <w:bookmarkStart w:id="61" w:name="_Toc184834446"/>
      <w:bookmarkEnd w:id="58"/>
      <w:bookmarkEnd w:id="59"/>
      <w:bookmarkEnd w:id="60"/>
      <w:r>
        <w:t>COVID-19 and The Paycheck Protection Program</w:t>
      </w:r>
      <w:bookmarkEnd w:id="61"/>
    </w:p>
    <w:p w14:paraId="2D9B8745" w14:textId="134BE19A" w:rsidR="00C051D5" w:rsidRPr="00C051D5" w:rsidRDefault="00887A22" w:rsidP="003E79CA">
      <w:pPr>
        <w:contextualSpacing/>
      </w:pPr>
      <w:r w:rsidRPr="00887A22">
        <w:tab/>
      </w:r>
      <w:r w:rsidR="00C051D5" w:rsidRPr="00C051D5">
        <w:t xml:space="preserve">The </w:t>
      </w:r>
      <w:r w:rsidR="00C051D5">
        <w:t>PPP</w:t>
      </w:r>
      <w:r w:rsidR="00C051D5" w:rsidRPr="00C051D5">
        <w:t xml:space="preserve"> was launched in response to the economic crisis of the COVID-19 pandemic, aiming to provide quick financial relief to businesses affected by lockdowns. Administered rapidly, the PPP disbursed over $800 billion in loans, prioritizing speed over stringent vetting processes. This urgency exposed vulnerabilities, as highlighted in the SBA OIG Report 23-09, which estimated over $200 billion in potentially fraudulent PPP and EIDL loan disbursements due to reduced controls and expedited approvals </w:t>
      </w:r>
      <w:r w:rsidR="00C051D5">
        <w:fldChar w:fldCharType="begin"/>
      </w:r>
      <w:r w:rsidR="00C051D5">
        <w:instrText xml:space="preserve"> ADDIN ZOTERO_ITEM CSL_CITATION {"citationID":"w5tPzVsC","properties":{"formattedCitation":"(USSBA, 2023)","plainCitation":"(USSBA, 2023)","noteIndex":0},"citationItems":[{"id":226,"uris":["http://zotero.org/users/12007747/items/PL95PTMJ"],"itemData":{"id":226,"type":"webpage","language":"en","title":"PPP FOIA - U.S. Small Business Administration (SBA) | Open Data","URL":"https://data.sba.gov/dataset/ppp-foia","author":[{"family":"USSBA","given":""}],"accessed":{"date-parts":[["2024",9,14]]},"issued":{"date-parts":[["2023"]]}}}],"schema":"https://github.com/citation-style-language/schema/raw/master/csl-citation.json"} </w:instrText>
      </w:r>
      <w:r w:rsidR="00C051D5">
        <w:fldChar w:fldCharType="separate"/>
      </w:r>
      <w:r w:rsidR="00C051D5" w:rsidRPr="00C051D5">
        <w:rPr>
          <w:rFonts w:cs="Times New Roman"/>
        </w:rPr>
        <w:t>(USSBA, 2023)</w:t>
      </w:r>
      <w:r w:rsidR="00C051D5">
        <w:fldChar w:fldCharType="end"/>
      </w:r>
      <w:r w:rsidR="00C051D5" w:rsidRPr="00C051D5">
        <w:t>.</w:t>
      </w:r>
    </w:p>
    <w:p w14:paraId="42A13BE8" w14:textId="0CBDF24A" w:rsidR="00C051D5" w:rsidRPr="00C051D5" w:rsidRDefault="00C051D5" w:rsidP="003E79CA">
      <w:pPr>
        <w:ind w:firstLine="720"/>
        <w:contextualSpacing/>
      </w:pPr>
      <w:r w:rsidRPr="00C051D5">
        <w:t xml:space="preserve">The SBA’s challenges reflect broader issues in fraud detection for government aid programs, where traditional models are often insufficient for high-volume, urgent contexts. These circumstances underscore the need for adaptive machine learning models, such as classification through clustering, which can identify fraud even within imbalanced data settings </w:t>
      </w:r>
      <w:r>
        <w:fldChar w:fldCharType="begin"/>
      </w:r>
      <w:r>
        <w:instrText xml:space="preserve"> ADDIN ZOTERO_ITEM CSL_CITATION {"citationID":"7nEOAOLJ","properties":{"formattedCitation":"(Bozza, 2024; King et al., 2023)","plainCitation":"(Bozza, 2024; King et al., 2023)","noteIndex":0},"citationItems":[{"id":89,"uris":["http://zotero.org/users/12007747/items/QIJNVYQI"],"itemData":{"id":89,"type":"article-journal","abstract":"Fraud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G."}],"issued":{"date-parts":[["2024",5]]}}},{"id":82,"uris":["http://zotero.org/users/12007747/items/RMMCG6W6"],"itemData":{"id":82,"type":"article-journal","abstract":"The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fldChar w:fldCharType="separate"/>
      </w:r>
      <w:r w:rsidRPr="00C051D5">
        <w:rPr>
          <w:rFonts w:cs="Times New Roman"/>
        </w:rPr>
        <w:t>(Bozza, 2024; King et al., 2023)</w:t>
      </w:r>
      <w:r>
        <w:fldChar w:fldCharType="end"/>
      </w:r>
      <w:r w:rsidRPr="00C051D5">
        <w:t xml:space="preserve">. For the PPP, where legitimate applications vastly outnumber fraudulent ones, semi-supervised methods provide an efficient approach to identifying outliers and prioritizing cases for further investigation </w:t>
      </w:r>
      <w:r>
        <w:fldChar w:fldCharType="begin"/>
      </w:r>
      <w:r>
        <w:instrText xml:space="preserve"> ADDIN ZOTERO_ITEM CSL_CITATION {"citationID":"Jkn72WgM","properties":{"formattedCitation":"(A. Ali et al., 2022)","plainCitation":"(A. Ali et al., 2022)","noteIndex":0},"citationItems":[{"id":26,"uris":["http://zotero.org/users/12007747/items/NVIWKHQH"],"itemData":{"id":26,"type":"article-journal","abstract":"Financial fraud, considered as deceptive tactics for gaining financial benefits, has recently become a widespread menace in companies and organizations. Conventional techniques such as manual verifications and inspections are imprecise, costly, and time consuming for identifying such fraudulent activities. With the advent of artificial intelligence, machine-learning-based approaches can be used intelligently to detect fraudulent transactions by analyzing a large number of financial data. Therefore, this paper attempts to present a systematic literature review (SLR) that systematically reviews and synthesizes the existing literature on machine learning (ML)-based fraud detection. Particularly, the review employed the Kitchenham approach, which uses well-defined protocols to extract and synthesize the relevant articles; it then report the obtained results. Based on the specified search strategies from popular electronic database libraries, several studies have been gathered. After inclusion/exclusion criteria, 93 articles were chosen, synthesized, and analyzed. The review summarizes popular ML techniques used for fraud detection, the most popular fraud type, and evaluation metrics. The reviewed articles showed that support vector machine (SVM) and artificial neural network (ANN) are popular ML algorithms used for fraud detection, and credit card fraud is the most popular fraud type addressed using ML techniques. The paper finally presents main issues, gaps, and limitations in financial fraud detection areas and suggests possible areas for future research.","container-title":"Applied Sciences","DOI":"10.3390/app12199637","ISSN":"2076-3417","issue":"19","language":"en","license":"http://creativecommons.org/licenses/by/3.0/","note":"number: 19\npublisher: Multidisciplinary Digital Publishing Institute","page":"9637","source":"www.mdpi.com","title":"Financial Fraud Detection Based on Machine Learning: A Systematic Literature Review","title-short":"Financial Fraud Detection Based on Machine Learning","volume":"12","author":[{"family":"Ali","given":"Abdulalem"},{"family":"Abd Razak","given":"Shukor"},{"family":"Othman","given":"Siti Hajar"},{"family":"Eisa","given":"Taiseer Abdalla Elfadil"},{"family":"Al-Dhaqm","given":"Arafat"},{"family":"Nasser","given":"Maged"},{"family":"Elhassan","given":"Tusneem"},{"family":"Elshafie","given":"Hashim"},{"family":"Saif","given":"Abdu"}],"issued":{"date-parts":[["2022",1]]}}}],"schema":"https://github.com/citation-style-language/schema/raw/master/csl-citation.json"} </w:instrText>
      </w:r>
      <w:r>
        <w:fldChar w:fldCharType="separate"/>
      </w:r>
      <w:r w:rsidRPr="00C051D5">
        <w:rPr>
          <w:rFonts w:cs="Times New Roman"/>
        </w:rPr>
        <w:t>(A. Ali et al., 2022)</w:t>
      </w:r>
      <w:r>
        <w:fldChar w:fldCharType="end"/>
      </w:r>
      <w:r w:rsidRPr="00C051D5">
        <w:t>.</w:t>
      </w:r>
    </w:p>
    <w:p w14:paraId="7FD5E526" w14:textId="77777777" w:rsidR="00C051D5" w:rsidRDefault="00C051D5" w:rsidP="003E79CA">
      <w:pPr>
        <w:ind w:firstLine="720"/>
        <w:contextualSpacing/>
      </w:pPr>
      <w:r w:rsidRPr="00C051D5">
        <w:t>In adapting machine learning models to the PPP’s high-volume, low-fraud environment, this study aims to contribute to enhanced fraud detection frameworks applicable to future government relief initiatives. By implementing techniques capable of detecting subtle patterns associated with fraud, this approach aligns with the SBA’s focus on improving oversight and accountability in federal aid disbursements.</w:t>
      </w:r>
    </w:p>
    <w:p w14:paraId="2F0AD528" w14:textId="77777777" w:rsidR="00AB3F4D" w:rsidRDefault="00AB3F4D" w:rsidP="003E79CA">
      <w:pPr>
        <w:contextualSpacing/>
        <w:rPr>
          <w:b/>
          <w:bCs/>
        </w:rPr>
      </w:pPr>
    </w:p>
    <w:p w14:paraId="113C0DC7" w14:textId="5089B917" w:rsidR="00D86C04" w:rsidRPr="00E70EF8" w:rsidRDefault="008F024D" w:rsidP="003E79CA">
      <w:pPr>
        <w:pStyle w:val="Caption"/>
      </w:pPr>
      <w:bookmarkStart w:id="62" w:name="_Toc184832636"/>
      <w:bookmarkStart w:id="63" w:name="_Toc198886050"/>
      <w:r w:rsidRPr="008F024D">
        <w:rPr>
          <w:b/>
          <w:bCs/>
        </w:rPr>
        <w:lastRenderedPageBreak/>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E96FA3">
        <w:rPr>
          <w:b/>
          <w:bCs/>
          <w:noProof/>
        </w:rPr>
        <w:t>2</w:t>
      </w:r>
      <w:bookmarkEnd w:id="62"/>
      <w:r w:rsidRPr="008F024D">
        <w:rPr>
          <w:b/>
          <w:bCs/>
        </w:rPr>
        <w:fldChar w:fldCharType="end"/>
      </w:r>
      <w:r>
        <w:t xml:space="preserve"> </w:t>
      </w:r>
      <w:r w:rsidR="00E70EF8">
        <w:br/>
      </w:r>
      <w:r w:rsidRPr="008F024D">
        <w:rPr>
          <w:i/>
          <w:iCs w:val="0"/>
        </w:rPr>
        <w:t>COVID-19 Deaths, by Week, in The United States</w:t>
      </w:r>
      <w:bookmarkEnd w:id="63"/>
    </w:p>
    <w:p w14:paraId="5CF11C84" w14:textId="77777777" w:rsidR="00D86C04" w:rsidRPr="00507CE5" w:rsidRDefault="00D86C04" w:rsidP="003E79CA">
      <w:pPr>
        <w:rPr>
          <w:i/>
          <w:iCs/>
        </w:rPr>
      </w:pPr>
      <w:r>
        <w:rPr>
          <w:i/>
          <w:iCs/>
          <w:noProof/>
        </w:rPr>
        <w:drawing>
          <wp:inline distT="0" distB="0" distL="0" distR="0" wp14:anchorId="6300E1FE" wp14:editId="33EAAE9B">
            <wp:extent cx="5943600" cy="2971800"/>
            <wp:effectExtent l="0" t="0" r="0" b="0"/>
            <wp:docPr id="1405613033" name="Picture 3" descr="A graph of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13033" name="Picture 3" descr="A graph of blue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8DFECE4" w14:textId="77777777" w:rsidR="00D86C04" w:rsidRPr="00495984" w:rsidRDefault="00D86C04" w:rsidP="003E79CA">
      <w:r w:rsidRPr="000133F9">
        <w:rPr>
          <w:b/>
          <w:bCs/>
          <w:i/>
          <w:iCs/>
          <w:noProof/>
        </w:rPr>
        <w:t>Note</w:t>
      </w:r>
      <w:r>
        <w:rPr>
          <w:b/>
          <w:bCs/>
          <w:i/>
          <w:iCs/>
          <w:noProof/>
        </w:rPr>
        <w:t>.</w:t>
      </w:r>
      <w:r w:rsidRPr="00CF18AC">
        <w:rPr>
          <w:i/>
          <w:iCs/>
        </w:rPr>
        <w:t xml:space="preserve"> </w:t>
      </w:r>
      <w:r w:rsidRPr="009E7C06">
        <w:rPr>
          <w:i/>
          <w:iCs/>
        </w:rPr>
        <w:t>Provisional COVID-19 Deaths, by Week, in The United States, Reported to</w:t>
      </w:r>
      <w:r>
        <w:rPr>
          <w:i/>
          <w:iCs/>
        </w:rPr>
        <w:t xml:space="preserve"> </w:t>
      </w:r>
      <w:r w:rsidRPr="00495984">
        <w:rPr>
          <w:i/>
          <w:iCs/>
        </w:rPr>
        <w:fldChar w:fldCharType="begin"/>
      </w:r>
      <w:r w:rsidRPr="00495984">
        <w:rPr>
          <w:i/>
          <w:iCs/>
        </w:rPr>
        <w:instrText xml:space="preserve"> ADDIN ZOTERO_ITEM CSL_CITATION {"citationID":"bqrD2Vxx","properties":{"formattedCitation":"(CDC, 2020)","plainCitation":"(CDC, 2020)","noteIndex":0},"citationItems":[{"id":204,"uris":["http://zotero.org/users/12007747/items/UCZT8S3B"],"itemData":{"id":204,"type":"webpage","abstract":"CDC’s home for COVID-19 data. Visualizations, graphs, and data in one easy-to-use website.","container-title":"Centers for Disease Control and Prevention","language":"en","title":"COVID Data Tracker","URL":"https://covid.cdc.gov/covid-data-tracker","author":[{"family":"CDC","given":""}],"accessed":{"date-parts":[["2024",9,12]]},"issued":{"date-parts":[["2020",3,28]]}}}],"schema":"https://github.com/citation-style-language/schema/raw/master/csl-citation.json"} </w:instrText>
      </w:r>
      <w:r w:rsidRPr="00495984">
        <w:rPr>
          <w:i/>
          <w:iCs/>
        </w:rPr>
        <w:fldChar w:fldCharType="separate"/>
      </w:r>
      <w:r w:rsidRPr="00EE1C5C">
        <w:rPr>
          <w:rFonts w:cs="Times New Roman"/>
        </w:rPr>
        <w:t>(CDC, 2020)</w:t>
      </w:r>
      <w:r w:rsidRPr="00495984">
        <w:rPr>
          <w:i/>
          <w:iCs/>
        </w:rPr>
        <w:fldChar w:fldCharType="end"/>
      </w:r>
    </w:p>
    <w:p w14:paraId="318FA0C0" w14:textId="77777777" w:rsidR="00D86C04" w:rsidRDefault="00D86C04" w:rsidP="003E79CA">
      <w:pPr>
        <w:ind w:firstLine="720"/>
        <w:contextualSpacing/>
      </w:pPr>
      <w:r>
        <w:t xml:space="preserve">The CARES Act, signed into law in late March 2020, along with the Consolidated Appropriations Act, signed in late December 2020 </w:t>
      </w:r>
      <w:r>
        <w:fldChar w:fldCharType="begin"/>
      </w:r>
      <w:r>
        <w:instrText xml:space="preserve"> ADDIN ZOTERO_ITEM CSL_CITATION {"citationID":"ath0ip0D","properties":{"formattedCitation":"(Department Of Treasury, 2024)","plainCitation":"(Department Of Treasury, 2024)","noteIndex":0},"citationItems":[{"id":64,"uris":["http://zotero.org/users/12007747/items/WX8PKM9E"],"itemData":{"id":64,"type":"webpage","abstract":"The Coronavirus Aid, Relief, and Economic Security (CARES) Act (2020) and the Coronavirus Response and Consolidated Appropriations Act (2021) provided fast and direct economic assistance for American workers, families, small businesses, and industries. The CARES Act implemented a variety of programs to address issues related to the onset of the COVID-19 pandemic. The Consolidated Appropriations Act continued many of these programs by adding new phases, new allocations, and new guidance to address issues related to the continuation of the COVID-19 pandemic. The CARES Act was passed by Congress on March 25, 2020 and signed into law on March 27, 2020. The Consolidated Appropriations Act (2021) was passed by Congress on December 21, 2020 and signed into law on December 27, 2020.","container-title":"U.S. Department of the Treasury","language":"en","title":"About the CARES Act and the Consolidated Appropriations Act","URL":"https://home.treasury.gov/policy-issues/coronavirus/about-the-cares-act","author":[{"literal":"Department Of Treasury"}],"accessed":{"date-parts":[["2024",4,4]]},"issued":{"date-parts":[["2024",3,19]]}}}],"schema":"https://github.com/citation-style-language/schema/raw/master/csl-citation.json"} </w:instrText>
      </w:r>
      <w:r>
        <w:fldChar w:fldCharType="separate"/>
      </w:r>
      <w:r w:rsidRPr="00EE1C5C">
        <w:rPr>
          <w:rFonts w:cs="Times New Roman"/>
        </w:rPr>
        <w:t>(Department Of Treasury, 2024)</w:t>
      </w:r>
      <w:r>
        <w:fldChar w:fldCharType="end"/>
      </w:r>
      <w:r>
        <w:t xml:space="preserve">, authorized the PPP which has since provided 934 Billion dollars in federally backed loans and grants to small businesses throughout the country </w:t>
      </w:r>
      <w:r>
        <w:fldChar w:fldCharType="begin"/>
      </w:r>
      <w:r>
        <w:instrText xml:space="preserve"> ADDIN ZOTERO_ITEM CSL_CITATION {"citationID":"Ic8GyNY0","properties":{"formattedCitation":"(The National Law Review, 2023)","plainCitation":"(The National Law Review, 2023)","noteIndex":0},"citationItems":[{"id":21,"uris":["http://zotero.org/users/12007747/items/4Z2DNVIL"],"itemData":{"id":21,"type":"webpage","abstract":"The federal Paycheck Protection Program (PPP) established by the Coronavirus Aid, Relief, and Economic Security (CARES) Act provided a total of $934 billion in funding to companies impacted by the COV","container-title":"The National Law Review","language":"en","title":"The DOJ is Continuing to Target PPP Recipients for Fraud","URL":"https://www.natlawreview.com/article/doj-continuing-to-target-ppp-recipients-fraud","author":[{"literal":"The National Law Review"}],"accessed":{"date-parts":[["2023",7,14]]},"issued":{"date-parts":[["2023"]]}}}],"schema":"https://github.com/citation-style-language/schema/raw/master/csl-citation.json"} </w:instrText>
      </w:r>
      <w:r>
        <w:fldChar w:fldCharType="separate"/>
      </w:r>
      <w:r w:rsidRPr="00EE1C5C">
        <w:rPr>
          <w:rFonts w:cs="Times New Roman"/>
        </w:rPr>
        <w:t>(The National Law Review, 2023)</w:t>
      </w:r>
      <w:r>
        <w:fldChar w:fldCharType="end"/>
      </w:r>
      <w:r>
        <w:t xml:space="preserve">. Small businesses, typically under 1500 employees, sole proprietorships, and other public interest organizations under 500 employees were considered eligible to </w:t>
      </w:r>
      <w:proofErr w:type="gramStart"/>
      <w:r>
        <w:t>take-out</w:t>
      </w:r>
      <w:proofErr w:type="gramEnd"/>
      <w:r>
        <w:t xml:space="preserve"> two-year loans from private financial institutions (i.e., banks) and could request loan forgiveness or conversion to grants </w:t>
      </w:r>
      <w:proofErr w:type="gramStart"/>
      <w:r>
        <w:t>as long as</w:t>
      </w:r>
      <w:proofErr w:type="gramEnd"/>
      <w:r>
        <w:t xml:space="preserve"> the usage requirements were met. Usage requirements for PPP loans included paying existing employees, rehiring recently released employees, and up to 40% on mortgage, rental, and utility costs </w:t>
      </w:r>
      <w:r>
        <w:fldChar w:fldCharType="begin"/>
      </w:r>
      <w:r>
        <w:instrText xml:space="preserve"> ADDIN ZOTERO_ITEM CSL_CITATION {"citationID":"nVMxyj75","properties":{"formattedCitation":"(Sabasteanski et al., 2021)","plainCitation":"(Sabasteanski et al., 2021)","noteIndex":0},"citationItems":[{"id":61,"uris":["http://zotero.org/users/12007747/items/4X789E54"],"itemData":{"id":61,"type":"article-journal","container-title":"EconomiA","DOI":"10.1016/j.econ.2021.11.004","ISSN":"15177580","issue":"3","journalAbbreviation":"EconomiA","language":"en","page":"278-290","source":"DOI.org (Crossref)","title":"Saving lives and livelihoods: The Paycheck Protection Program and its efficacy","title-short":"Saving lives and livelihoods","volume":"22","author":[{"family":"Sabasteanski","given":"Nika"},{"family":"Brooks","given":"Jeremy"},{"family":"Chandler","given":"Thomas"}],"issued":{"date-parts":[["2021",12]]}}}],"schema":"https://github.com/citation-style-language/schema/raw/master/csl-citation.json"} </w:instrText>
      </w:r>
      <w:r>
        <w:fldChar w:fldCharType="separate"/>
      </w:r>
      <w:r w:rsidRPr="00EE1C5C">
        <w:rPr>
          <w:rFonts w:cs="Times New Roman"/>
        </w:rPr>
        <w:t>(Sabasteanski et al., 2021)</w:t>
      </w:r>
      <w:r>
        <w:fldChar w:fldCharType="end"/>
      </w:r>
      <w:r>
        <w:t>.</w:t>
      </w:r>
    </w:p>
    <w:p w14:paraId="6E16A8E2" w14:textId="77777777" w:rsidR="00D86C04" w:rsidRPr="00BA467E" w:rsidRDefault="00D86C04" w:rsidP="003E79CA">
      <w:pPr>
        <w:pStyle w:val="Heading3"/>
      </w:pPr>
      <w:r w:rsidRPr="00BA467E">
        <w:lastRenderedPageBreak/>
        <w:t>PPP Loan Effectiveness</w:t>
      </w:r>
    </w:p>
    <w:p w14:paraId="7659DCB6" w14:textId="77777777" w:rsidR="00D86C04" w:rsidRPr="00BA467E" w:rsidRDefault="00D86C04" w:rsidP="003E79CA">
      <w:pPr>
        <w:ind w:firstLine="720"/>
        <w:contextualSpacing/>
      </w:pPr>
      <w:r w:rsidRPr="00BA467E">
        <w:t xml:space="preserve">While the </w:t>
      </w:r>
      <w:r>
        <w:t xml:space="preserve">PPP </w:t>
      </w:r>
      <w:r w:rsidRPr="00BA467E">
        <w:t xml:space="preserve">was created to provide financial lifelines to small businesses during the COVID-19 pandemic, its overall effectiveness has been the subject of debate. The program distributed over $934 billion in loans through various rounds of funding, with the goal of preventing job losses and business closures. According to the Small Business Administration (SBA), more than 11 million businesses received PPP loans </w:t>
      </w:r>
      <w:r>
        <w:fldChar w:fldCharType="begin"/>
      </w:r>
      <w:r>
        <w:instrText xml:space="preserve"> ADDIN ZOTERO_ITEM CSL_CITATION {"citationID":"to1dScjy","properties":{"formattedCitation":"(USSBA OIG, 2023)","plainCitation":"(USSBA OIG, 2023)","noteIndex":0},"citationItems":[{"id":13,"uris":["http://zotero.org/users/12007747/items/XIBB3AKV"],"itemData":{"id":13,"type":"report","abstract":"The U.S. Small Business Administration (SBA) Office of Inspector General (OIG) conducted this review to provide a comprehensive estimate of the potential fraud in the U.S. Small Business Administration’s (SBA) pandemic assistance loan programs. Over the course of the Coronavirus Disease 2019 (COVID-19) pandemic, SBA disbursed approximately $1.2 trillion of COVID-19 Economic Injury Disaster Loan (EIDL) and Paycheck Protection Program (PPP) funds.","language":"en","number":"23-09","publisher":"USSBA","title":"COVID-19 Pandemic EIDL and PPP Loan Fraud Landscape","URL":"https://www.sba.gov/document/report-23-09-covid-19-pandemic-eidl-ppp-loan-fraud-landscape","author":[{"family":"USSBA OIG","given":""}],"accessed":{"date-parts":[["2023",8,15]]},"issued":{"date-parts":[["2023",6,27]]}}}],"schema":"https://github.com/citation-style-language/schema/raw/master/csl-citation.json"} </w:instrText>
      </w:r>
      <w:r>
        <w:fldChar w:fldCharType="separate"/>
      </w:r>
      <w:r w:rsidRPr="00EE1C5C">
        <w:rPr>
          <w:rFonts w:cs="Times New Roman"/>
        </w:rPr>
        <w:t>(USSBA OIG, 2023)</w:t>
      </w:r>
      <w:r>
        <w:fldChar w:fldCharType="end"/>
      </w:r>
      <w:r w:rsidRPr="00BA467E">
        <w:t>. However, despite the program’s scale, questions have been raised about whether it efficiently met its objectives and whether it disproportionately benefited certain businesses.</w:t>
      </w:r>
    </w:p>
    <w:p w14:paraId="707520A2" w14:textId="77777777" w:rsidR="00D86C04" w:rsidRPr="00BA467E" w:rsidRDefault="00D86C04" w:rsidP="003E79CA">
      <w:pPr>
        <w:ind w:firstLine="720"/>
        <w:contextualSpacing/>
      </w:pPr>
      <w:r w:rsidRPr="00BA467E">
        <w:t xml:space="preserve">Independent evaluations have found that while the PPP may have helped many businesses survive, it did so at a significant cost per job saved. </w:t>
      </w:r>
      <w:r>
        <w:fldChar w:fldCharType="begin"/>
      </w:r>
      <w:r>
        <w:instrText xml:space="preserve"> ADDIN ZOTERO_ITEM CSL_CITATION {"citationID":"6YSxOD1W","properties":{"formattedCitation":"(Autor et al., 2022)","plainCitation":"(Autor et al., 2022)","dontUpdate":true,"noteIndex":0},"citationItems":[{"id":58,"uris":["http://zotero.org/users/12007747/items/57Q3M866"],"itemData":{"id":58,"type":"article-journal","abstract":"The Paycheck Protection Program (PPP) provided small businesses with roughly $800 billion dollars in uncollateralized, low-interest loans during the pandemic, almost all of which will be forgiven. With 94 percent of small businesses ultimately receiving one or more loans, the PPP nearly saturated its market in just two months. We estimate that the program cumulatively preserved between 2 and 3 million job-years of employment over 14 months at a cost of $169K to $258K per job-year retained. These numbers imply that only 23 to 34 percent of PPP dollars went directly to workers who would otherwise have lost jobs; the balance flowed to business owners and shareholders, including creditors and suppliers of PPP-receiving firms. Program incidence was ultimately highly regressive, with about three-quarters of PPP funds accruing to the top quintile of households. PPP’s breakneck scale-up, its high cost per job saved, and its regressive incidence have a common origin: PPP was essentially untargeted because the United States lacked the administrative infrastructure to do otherwise. Harnessing modern administrative systems, other high-income countries were able to better target pandemic business aid to firms in financial distress. Building similar capacity in the U.S. would enable improved targeting when the next pandemic or other large-scale economic emergency inevitably arises.","container-title":"Journal of Economic Perspectives","DOI":"10.1257/jep.36.2.55","ISSN":"0895-3309","issue":"2","journalAbbreviation":"Journal of Economic Perspectives","language":"en","page":"55-80","source":"DOI.org (Crossref)","title":"The $800 Billion Paycheck Protection Program: Where Did the Money Go and Why Did It Go There?","title-short":"The $800 Billion Paycheck Protection Program","volume":"36","author":[{"family":"Autor","given":"David"},{"family":"Cho","given":"David"},{"family":"Crane","given":"Leland D."},{"family":"Goldar","given":"Mita"},{"family":"Lutz","given":"Byron"},{"family":"Montes","given":"Joshua"},{"family":"Peterman","given":"William B."},{"family":"Ratner","given":"David"},{"family":"Villar","given":"Daniel"},{"family":"Yildirmaz","given":"Ahu"}],"issued":{"date-parts":[["2022",5,1]]}}}],"schema":"https://github.com/citation-style-language/schema/raw/master/csl-citation.json"} </w:instrText>
      </w:r>
      <w:r>
        <w:fldChar w:fldCharType="separate"/>
      </w:r>
      <w:r w:rsidRPr="00D134D9">
        <w:t xml:space="preserve">Autor et al. </w:t>
      </w:r>
      <w:r>
        <w:t>(</w:t>
      </w:r>
      <w:r w:rsidRPr="00D134D9">
        <w:t>2022)</w:t>
      </w:r>
      <w:r>
        <w:fldChar w:fldCharType="end"/>
      </w:r>
      <w:r w:rsidRPr="00BA467E">
        <w:t xml:space="preserve"> estimate that the PPP preserved between 2 to 3 million jobs annually during the pandemic, but at an exceptionally high cost of $169,000 to $256,000 per job. Much of this inefficiency stemmed from the program's design, which incentivized banks to process as many loans as possible, as the loans were federally guaranteed, and banks earned a 1% interest fee for processing them. As a result, many loans went to larger and more stable businesses that were not at immediate risk of closure </w:t>
      </w:r>
      <w:r>
        <w:fldChar w:fldCharType="begin"/>
      </w:r>
      <w:r>
        <w:instrText xml:space="preserve"> ADDIN ZOTERO_ITEM CSL_CITATION {"citationID":"TQXHzzpC","properties":{"formattedCitation":"(Li &amp; Strahan, 2020)","plainCitation":"(Li &amp; Strahan, 2020)","noteIndex":0},"citationItems":[{"id":59,"uris":["http://zotero.org/users/12007747/items/DE9EK8CP"],"itemData":{"id":59,"type":"report","event-place":"Cambridge, MA","language":"en","note":"DOI: 10.3386/w28286","number":"w28286","page":"w28286","publisher":"National Bureau of Economic Research","publisher-place":"Cambridge, MA","source":"DOI.org (Crossref)","title":"Who Supplies PPP Loans (And Does it Matter)? Banks, Relationships and the COVID Crisis","title-short":"Who Supplies PPP Loans (And Does it Matter)?","URL":"http://www.nber.org/papers/w28286.pdf","author":[{"family":"Li","given":"Lei"},{"family":"Strahan","given":"Philip"}],"accessed":{"date-parts":[["2024",4,19]]},"issued":{"date-parts":[["2020",12]]}}}],"schema":"https://github.com/citation-style-language/schema/raw/master/csl-citation.json"} </w:instrText>
      </w:r>
      <w:r>
        <w:fldChar w:fldCharType="separate"/>
      </w:r>
      <w:r w:rsidRPr="00EE1C5C">
        <w:rPr>
          <w:rFonts w:cs="Times New Roman"/>
        </w:rPr>
        <w:t>(Li &amp; Strahan, 2020)</w:t>
      </w:r>
      <w:r>
        <w:fldChar w:fldCharType="end"/>
      </w:r>
      <w:r w:rsidRPr="00BA467E">
        <w:t>.</w:t>
      </w:r>
    </w:p>
    <w:p w14:paraId="5871E40E" w14:textId="77777777" w:rsidR="00D86C04" w:rsidRPr="00BA467E" w:rsidRDefault="00D86C04" w:rsidP="003E79CA">
      <w:pPr>
        <w:ind w:firstLine="720"/>
        <w:contextualSpacing/>
      </w:pPr>
      <w:r w:rsidRPr="00BA467E">
        <w:t xml:space="preserve">The program’s reliance on banks to disburse funds, coupled with the absence of robust administrative infrastructure, contributed to this inefficiency. The lack of targeted funding meant that businesses that were relatively unaffected by the pandemic could still qualify for loans, while many struggling small businesses faced challenges in accessing the funds quickly </w:t>
      </w:r>
      <w:r>
        <w:fldChar w:fldCharType="begin"/>
      </w:r>
      <w:r>
        <w:instrText xml:space="preserve"> ADDIN ZOTERO_ITEM CSL_CITATION {"citationID":"kqyp3eBv","properties":{"formattedCitation":"(Autor et al., 2022)","plainCitation":"(Autor et al., 2022)","noteIndex":0},"citationItems":[{"id":58,"uris":["http://zotero.org/users/12007747/items/57Q3M866"],"itemData":{"id":58,"type":"article-journal","abstract":"The Paycheck Protection Program (PPP) provided small businesses with roughly $800 billion dollars in uncollateralized, low-interest loans during the pandemic, almost all of which will be forgiven. With 94 percent of small businesses ultimately receiving one or more loans, the PPP nearly saturated its market in just two months. We estimate that the program cumulatively preserved between 2 and 3 million job-years of employment over 14 months at a cost of $169K to $258K per job-year retained. These numbers imply that only 23 to 34 percent of PPP dollars went directly to workers who would otherwise have lost jobs; the balance flowed to business owners and shareholders, including creditors and suppliers of PPP-receiving firms. Program incidence was ultimately highly regressive, with about three-quarters of PPP funds accruing to the top quintile of households. PPP’s breakneck scale-up, its high cost per job saved, and its regressive incidence have a common origin: PPP was essentially untargeted because the United States lacked the administrative infrastructure to do otherwise. Harnessing modern administrative systems, other high-income countries were able to better target pandemic business aid to firms in financial distress. Building similar capacity in the U.S. would enable improved targeting when the next pandemic or other large-scale economic emergency inevitably arises.","container-title":"Journal of Economic Perspectives","DOI":"10.1257/jep.36.2.55","ISSN":"0895-3309","issue":"2","journalAbbreviation":"Journal of Economic Perspectives","language":"en","page":"55-80","source":"DOI.org (Crossref)","title":"The $800 Billion Paycheck Protection Program: Where Did the Money Go and Why Did It Go There?","title-short":"The $800 Billion Paycheck Protection Program","volume":"36","author":[{"family":"Autor","given":"David"},{"family":"Cho","given":"David"},{"family":"Crane","given":"Leland D."},{"family":"Goldar","given":"Mita"},{"family":"Lutz","given":"Byron"},{"family":"Montes","given":"Joshua"},{"family":"Peterman","given":"William B."},{"family":"Ratner","given":"David"},{"family":"Villar","given":"Daniel"},{"family":"Yildirmaz","given":"Ahu"}],"issued":{"date-parts":[["2022",5,1]]}}}],"schema":"https://github.com/citation-style-language/schema/raw/master/csl-citation.json"} </w:instrText>
      </w:r>
      <w:r>
        <w:fldChar w:fldCharType="separate"/>
      </w:r>
      <w:r w:rsidRPr="00EE1C5C">
        <w:rPr>
          <w:rFonts w:cs="Times New Roman"/>
        </w:rPr>
        <w:t>(Autor et al., 2022)</w:t>
      </w:r>
      <w:r>
        <w:fldChar w:fldCharType="end"/>
      </w:r>
      <w:r w:rsidRPr="00BA467E">
        <w:t xml:space="preserve">. Furthermore, studies by the Bureau of Economic Analysis (BEA) suggest that the PPP ultimately functioned as a government subsidy that shifted the financial burden of operating </w:t>
      </w:r>
      <w:r w:rsidRPr="00BA467E">
        <w:lastRenderedPageBreak/>
        <w:t xml:space="preserve">expenses—such as payroll, rent, and utilities—from businesses to the federal government </w:t>
      </w:r>
      <w:r>
        <w:fldChar w:fldCharType="begin"/>
      </w:r>
      <w:r>
        <w:instrText xml:space="preserve"> ADDIN ZOTERO_ITEM CSL_CITATION {"citationID":"w9ADmaKF","properties":{"formattedCitation":"(Bureau of Economic Analysis, 2021)","plainCitation":"(Bureau of Economic Analysis, 2021)","noteIndex":0},"citationItems":[{"id":60,"uris":["http://zotero.org/users/12007747/items/2GVYIBU9"],"itemData":{"id":60,"type":"document","publisher":"Bureau of Economic Analysis","title":"How does the Paycheck Protection Program impact the national income and product accounts (NIPAs)?","URL":"https://www.bea.gov/help/faq/1408","author":[{"literal":"Bureau of Economic Analysis"}],"issued":{"date-parts":[["2021"]]}}}],"schema":"https://github.com/citation-style-language/schema/raw/master/csl-citation.json"} </w:instrText>
      </w:r>
      <w:r>
        <w:fldChar w:fldCharType="separate"/>
      </w:r>
      <w:r w:rsidRPr="00EE1C5C">
        <w:rPr>
          <w:rFonts w:cs="Times New Roman"/>
        </w:rPr>
        <w:t>(Bureau of Economic Analysis, 2021)</w:t>
      </w:r>
      <w:r>
        <w:fldChar w:fldCharType="end"/>
      </w:r>
      <w:r>
        <w:t>.</w:t>
      </w:r>
    </w:p>
    <w:p w14:paraId="2446DB02" w14:textId="77777777" w:rsidR="00D86C04" w:rsidRPr="00BA467E" w:rsidRDefault="00D86C04" w:rsidP="003E79CA">
      <w:pPr>
        <w:ind w:firstLine="720"/>
        <w:contextualSpacing/>
      </w:pPr>
      <w:r w:rsidRPr="00BA467E">
        <w:t xml:space="preserve">Comparative analyses also suggest that alternative approaches used by other countries may have been more efficient. For example, </w:t>
      </w:r>
      <w:r>
        <w:fldChar w:fldCharType="begin"/>
      </w:r>
      <w:r>
        <w:instrText xml:space="preserve"> ADDIN ZOTERO_ITEM CSL_CITATION {"citationID":"Ak4SjoLV","properties":{"formattedCitation":"(Giupponi et al., 2022)","plainCitation":"(Giupponi et al., 2022)","dontUpdate":true,"noteIndex":0},"citationItems":[{"id":57,"uris":["http://zotero.org/users/12007747/items/9M3CLJZL"],"itemData":{"id":57,"type":"article-journal","abstract":"What is the most efficient way to respond to recessions in the labor market? To this question, policymakers on the two sides of the pond gave diametrically opposed answers during the COVID-19 crisis. In the United States, the focus was on insuring workers by increasing the generosity of unemployment insurance. In Europe, instead, policies were concentrated on saving jobs, with the expansion of short-time work programs to subsidize labor hoarding. Who got it right? In this article, we show that far from being substitutes, unemployment insurance and short-time work exhibit strong complementarities. They provide insurance to different types of workers and against different types of shocks. Short-time work can be effective at reducing socially costly layoffs against large temporary shocks, but it is less effective against more persistent shocks that require reallocation across firms and sectors. We conclude that short-time work is an important addition to the labor market policy-toolkit during recessions, to be used alongside unemployment insurance.","container-title":"Journal of Economic Perspectives","DOI":"10.1257/jep.36.2.29","ISSN":"0895-3309","issue":"2","journalAbbreviation":"Journal of Economic Perspectives","language":"en","page":"29-54","source":"DOI.org (Crossref)","title":"Should We Insure Workers or Jobs During Recessions?","volume":"36","author":[{"family":"Giupponi","given":"Giulia"},{"family":"Landais","given":"Camille"},{"family":"Lapeyre","given":"Alice"}],"issued":{"date-parts":[["2022",5,1]]}}}],"schema":"https://github.com/citation-style-language/schema/raw/master/csl-citation.json"} </w:instrText>
      </w:r>
      <w:r>
        <w:fldChar w:fldCharType="separate"/>
      </w:r>
      <w:r w:rsidRPr="006A53E4">
        <w:t xml:space="preserve">Giupponi et al. </w:t>
      </w:r>
      <w:r>
        <w:t>(</w:t>
      </w:r>
      <w:r w:rsidRPr="006A53E4">
        <w:t>2022)</w:t>
      </w:r>
      <w:r>
        <w:fldChar w:fldCharType="end"/>
      </w:r>
      <w:r>
        <w:t xml:space="preserve"> </w:t>
      </w:r>
      <w:r w:rsidRPr="00BA467E">
        <w:t>compared the PPP to direct wage subsidies implemented by European countries. These subsidies, which were paid directly to workers rather than funneled through businesses, proved to be a more cost-effective way to preserve jobs and avoid administrative complexities.</w:t>
      </w:r>
    </w:p>
    <w:p w14:paraId="4D4CA11C" w14:textId="77777777" w:rsidR="00D86C04" w:rsidRPr="00BA467E" w:rsidRDefault="00D86C04" w:rsidP="003E79CA">
      <w:pPr>
        <w:ind w:firstLine="720"/>
        <w:contextualSpacing/>
      </w:pPr>
      <w:r w:rsidRPr="00BA467E">
        <w:t xml:space="preserve">Despite these critiques, the PPP succeeded in preventing mass layoffs, especially in the early months of the pandemic. The program provided critical liquidity to businesses that were facing unprecedented uncertainty and helped to stabilize the labor market during a period of extreme volatility. However, the trade-off was that a substantial portion of the funds went to businesses that did not urgently need them, and many businesses that did not meet loan forgiveness requirements were allowed to convert their loans into grants, further straining the program’s financial efficiency </w:t>
      </w:r>
      <w:r>
        <w:fldChar w:fldCharType="begin"/>
      </w:r>
      <w:r>
        <w:instrText xml:space="preserve"> ADDIN ZOTERO_ITEM CSL_CITATION {"citationID":"MiQSDuoZ","properties":{"formattedCitation":"(Li &amp; Strahan, 2020)","plainCitation":"(Li &amp; Strahan, 2020)","noteIndex":0},"citationItems":[{"id":59,"uris":["http://zotero.org/users/12007747/items/DE9EK8CP"],"itemData":{"id":59,"type":"report","event-place":"Cambridge, MA","language":"en","note":"DOI: 10.3386/w28286","number":"w28286","page":"w28286","publisher":"National Bureau of Economic Research","publisher-place":"Cambridge, MA","source":"DOI.org (Crossref)","title":"Who Supplies PPP Loans (And Does it Matter)? Banks, Relationships and the COVID Crisis","title-short":"Who Supplies PPP Loans (And Does it Matter)?","URL":"http://www.nber.org/papers/w28286.pdf","author":[{"family":"Li","given":"Lei"},{"family":"Strahan","given":"Philip"}],"accessed":{"date-parts":[["2024",4,19]]},"issued":{"date-parts":[["2020",12]]}}}],"schema":"https://github.com/citation-style-language/schema/raw/master/csl-citation.json"} </w:instrText>
      </w:r>
      <w:r>
        <w:fldChar w:fldCharType="separate"/>
      </w:r>
      <w:r w:rsidRPr="00EE1C5C">
        <w:rPr>
          <w:rFonts w:cs="Times New Roman"/>
        </w:rPr>
        <w:t>(Li &amp; Strahan, 2020)</w:t>
      </w:r>
      <w:r>
        <w:fldChar w:fldCharType="end"/>
      </w:r>
      <w:r w:rsidRPr="00BA467E">
        <w:t>.</w:t>
      </w:r>
    </w:p>
    <w:p w14:paraId="35F947E7" w14:textId="77777777" w:rsidR="003E79CA" w:rsidRDefault="003E79CA" w:rsidP="003E79CA">
      <w:pPr>
        <w:pStyle w:val="Caption"/>
        <w:rPr>
          <w:b/>
          <w:bCs/>
        </w:rPr>
      </w:pPr>
      <w:bookmarkStart w:id="64" w:name="_Toc184832637"/>
    </w:p>
    <w:p w14:paraId="6630CC72" w14:textId="77777777" w:rsidR="003E79CA" w:rsidRDefault="003E79CA" w:rsidP="003E79CA">
      <w:pPr>
        <w:pStyle w:val="Caption"/>
        <w:rPr>
          <w:b/>
          <w:bCs/>
        </w:rPr>
      </w:pPr>
    </w:p>
    <w:p w14:paraId="5FEBF0CC" w14:textId="77777777" w:rsidR="003E79CA" w:rsidRDefault="003E79CA" w:rsidP="003E79CA">
      <w:pPr>
        <w:pStyle w:val="Caption"/>
        <w:rPr>
          <w:b/>
          <w:bCs/>
        </w:rPr>
      </w:pPr>
    </w:p>
    <w:p w14:paraId="7F2869D7" w14:textId="77777777" w:rsidR="003E79CA" w:rsidRDefault="003E79CA" w:rsidP="003E79CA">
      <w:pPr>
        <w:pStyle w:val="Caption"/>
        <w:rPr>
          <w:b/>
          <w:bCs/>
        </w:rPr>
      </w:pPr>
    </w:p>
    <w:p w14:paraId="312A1312" w14:textId="77777777" w:rsidR="003E79CA" w:rsidRDefault="003E79CA" w:rsidP="003E79CA">
      <w:pPr>
        <w:pStyle w:val="Caption"/>
        <w:rPr>
          <w:b/>
          <w:bCs/>
        </w:rPr>
      </w:pPr>
    </w:p>
    <w:p w14:paraId="162BBB51" w14:textId="77777777" w:rsidR="003E79CA" w:rsidRDefault="003E79CA" w:rsidP="003E79CA">
      <w:pPr>
        <w:pStyle w:val="Caption"/>
        <w:rPr>
          <w:b/>
          <w:bCs/>
        </w:rPr>
      </w:pPr>
    </w:p>
    <w:p w14:paraId="5C4C3ED6" w14:textId="77777777" w:rsidR="003E79CA" w:rsidRDefault="003E79CA" w:rsidP="003E79CA">
      <w:pPr>
        <w:pStyle w:val="Caption"/>
        <w:rPr>
          <w:b/>
          <w:bCs/>
        </w:rPr>
      </w:pPr>
    </w:p>
    <w:p w14:paraId="28B15609" w14:textId="77777777" w:rsidR="003E79CA" w:rsidRDefault="003E79CA" w:rsidP="003E79CA">
      <w:pPr>
        <w:pStyle w:val="Caption"/>
        <w:rPr>
          <w:b/>
          <w:bCs/>
        </w:rPr>
      </w:pPr>
    </w:p>
    <w:p w14:paraId="5C333C92" w14:textId="190D61D6" w:rsidR="00D86C04" w:rsidRPr="003E79CA" w:rsidRDefault="008F024D" w:rsidP="003E79CA">
      <w:pPr>
        <w:pStyle w:val="Caption"/>
        <w:rPr>
          <w:b/>
          <w:bCs/>
        </w:rPr>
      </w:pPr>
      <w:bookmarkStart w:id="65" w:name="_Toc198886051"/>
      <w:r w:rsidRPr="008F024D">
        <w:rPr>
          <w:b/>
          <w:bCs/>
        </w:rPr>
        <w:lastRenderedPageBreak/>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E96FA3">
        <w:rPr>
          <w:b/>
          <w:bCs/>
          <w:noProof/>
        </w:rPr>
        <w:t>3</w:t>
      </w:r>
      <w:bookmarkEnd w:id="64"/>
      <w:r w:rsidRPr="008F024D">
        <w:rPr>
          <w:b/>
          <w:bCs/>
        </w:rPr>
        <w:fldChar w:fldCharType="end"/>
      </w:r>
      <w:r w:rsidR="003E79CA">
        <w:rPr>
          <w:b/>
          <w:bCs/>
        </w:rPr>
        <w:br/>
      </w:r>
      <w:r w:rsidRPr="008F024D">
        <w:rPr>
          <w:i/>
          <w:iCs w:val="0"/>
        </w:rPr>
        <w:t>Labor Market Policy Responses to Recessions the United States and Europe</w:t>
      </w:r>
      <w:bookmarkEnd w:id="65"/>
    </w:p>
    <w:p w14:paraId="34A78814" w14:textId="77777777" w:rsidR="00D86C04" w:rsidRDefault="00D86C04" w:rsidP="003E79CA">
      <w:pPr>
        <w:contextualSpacing/>
        <w:rPr>
          <w:i/>
          <w:iCs/>
        </w:rPr>
      </w:pPr>
      <w:r>
        <w:rPr>
          <w:i/>
          <w:iCs/>
          <w:noProof/>
        </w:rPr>
        <w:drawing>
          <wp:inline distT="0" distB="0" distL="0" distR="0" wp14:anchorId="4D394846" wp14:editId="299688B6">
            <wp:extent cx="3848669" cy="2695302"/>
            <wp:effectExtent l="0" t="0" r="0" b="0"/>
            <wp:docPr id="1251131766" name="Picture 5" descr="A graph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31766" name="Picture 5" descr="A graph of the united stat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851422" cy="2697230"/>
                    </a:xfrm>
                    <a:prstGeom prst="rect">
                      <a:avLst/>
                    </a:prstGeom>
                  </pic:spPr>
                </pic:pic>
              </a:graphicData>
            </a:graphic>
          </wp:inline>
        </w:drawing>
      </w:r>
    </w:p>
    <w:p w14:paraId="1A1C3558" w14:textId="77777777" w:rsidR="00D86C04" w:rsidRPr="00E17399" w:rsidRDefault="00D86C04" w:rsidP="003E79CA">
      <w:pPr>
        <w:contextualSpacing/>
        <w:rPr>
          <w:i/>
          <w:iCs/>
        </w:rPr>
      </w:pPr>
      <w:r>
        <w:rPr>
          <w:b/>
          <w:bCs/>
          <w:i/>
          <w:iCs/>
        </w:rPr>
        <w:t xml:space="preserve">Note. </w:t>
      </w:r>
      <w:r w:rsidRPr="00E17399">
        <w:rPr>
          <w:i/>
          <w:iCs/>
        </w:rPr>
        <w:t>Unemployment insurance and short-time work take-up</w:t>
      </w:r>
      <w:r w:rsidRPr="00376AEE">
        <w:rPr>
          <w:i/>
          <w:iCs/>
        </w:rPr>
        <w:t xml:space="preserve"> </w:t>
      </w:r>
      <w:r w:rsidRPr="00376AEE">
        <w:rPr>
          <w:i/>
          <w:iCs/>
        </w:rPr>
        <w:fldChar w:fldCharType="begin"/>
      </w:r>
      <w:r w:rsidRPr="00376AEE">
        <w:rPr>
          <w:i/>
          <w:iCs/>
        </w:rPr>
        <w:instrText xml:space="preserve"> ADDIN ZOTERO_ITEM CSL_CITATION {"citationID":"S3nSy90a","properties":{"formattedCitation":"(Giupponi et al., 2022)","plainCitation":"(Giupponi et al., 2022)","noteIndex":0},"citationItems":[{"id":57,"uris":["http://zotero.org/users/12007747/items/9M3CLJZL"],"itemData":{"id":57,"type":"article-journal","abstract":"What is the most efficient way to respond to recessions in the labor market? To this question, policymakers on the two sides of the pond gave diametrically opposed answers during the COVID-19 crisis. In the United States, the focus was on insuring workers by increasing the generosity of unemployment insurance. In Europe, instead, policies were concentrated on saving jobs, with the expansion of short-time work programs to subsidize labor hoarding. Who got it right? In this article, we show that far from being substitutes, unemployment insurance and short-time work exhibit strong complementarities. They provide insurance to different types of workers and against different types of shocks. Short-time work can be effective at reducing socially costly layoffs against large temporary shocks, but it is less effective against more persistent shocks that require reallocation across firms and sectors. We conclude that short-time work is an important addition to the labor market policy-toolkit during recessions, to be used alongside unemployment insurance.","container-title":"Journal of Economic Perspectives","DOI":"10.1257/jep.36.2.29","ISSN":"0895-3309","issue":"2","journalAbbreviation":"Journal of Economic Perspectives","language":"en","page":"29-54","source":"DOI.org (Crossref)","title":"Should We Insure Workers or Jobs During Recessions?","volume":"36","author":[{"family":"Giupponi","given":"Giulia"},{"family":"Landais","given":"Camille"},{"family":"Lapeyre","given":"Alice"}],"issued":{"date-parts":[["2022",5,1]]}}}],"schema":"https://github.com/citation-style-language/schema/raw/master/csl-citation.json"} </w:instrText>
      </w:r>
      <w:r w:rsidRPr="00376AEE">
        <w:rPr>
          <w:i/>
          <w:iCs/>
        </w:rPr>
        <w:fldChar w:fldCharType="separate"/>
      </w:r>
      <w:r w:rsidRPr="00EE1C5C">
        <w:rPr>
          <w:rFonts w:cs="Times New Roman"/>
        </w:rPr>
        <w:t>(Giupponi et al., 2022)</w:t>
      </w:r>
      <w:r w:rsidRPr="00376AEE">
        <w:rPr>
          <w:i/>
          <w:iCs/>
        </w:rPr>
        <w:fldChar w:fldCharType="end"/>
      </w:r>
    </w:p>
    <w:p w14:paraId="47372EC9" w14:textId="77777777" w:rsidR="00D86C04" w:rsidRDefault="00D86C04" w:rsidP="003E79CA">
      <w:pPr>
        <w:pStyle w:val="Heading2"/>
      </w:pPr>
      <w:bookmarkStart w:id="66" w:name="_Toc184834447"/>
      <w:r w:rsidRPr="00BA467E">
        <w:t>Fraud in Government Programs</w:t>
      </w:r>
      <w:bookmarkEnd w:id="66"/>
    </w:p>
    <w:p w14:paraId="2B0AA93E" w14:textId="77777777" w:rsidR="00D86C04" w:rsidRPr="00BA467E" w:rsidRDefault="00D86C04" w:rsidP="003E79CA">
      <w:pPr>
        <w:ind w:firstLine="720"/>
      </w:pPr>
      <w:r w:rsidRPr="00BA467E">
        <w:t xml:space="preserve">Fraud within government programs is a longstanding challenge that has been exacerbated by the scale and urgency of relief efforts, such as those seen during the COVID-19 pandemic. The </w:t>
      </w:r>
      <w:r>
        <w:t>PPP</w:t>
      </w:r>
      <w:r w:rsidRPr="00BA467E">
        <w:t xml:space="preserve">, while well-intentioned, became a prime target for fraud due to its size, speed of implementation, and broad eligibility criteria. Fraudsters exploited the program’s vulnerabilities by submitting false applications, inflating payrolls, and in some cases, creating fictitious businesses to qualify for loans </w:t>
      </w:r>
      <w:r>
        <w:fldChar w:fldCharType="begin"/>
      </w:r>
      <w:r>
        <w:instrText xml:space="preserve"> ADDIN ZOTERO_ITEM CSL_CITATION {"citationID":"lhvrM1bs","properties":{"formattedCitation":"(USSBA OIG, 2023)","plainCitation":"(USSBA OIG, 2023)","noteIndex":0},"citationItems":[{"id":13,"uris":["http://zotero.org/users/12007747/items/XIBB3AKV"],"itemData":{"id":13,"type":"report","abstract":"The U.S. Small Business Administration (SBA) Office of Inspector General (OIG) conducted this review to provide a comprehensive estimate of the potential fraud in the U.S. Small Business Administration’s (SBA) pandemic assistance loan programs. Over the course of the Coronavirus Disease 2019 (COVID-19) pandemic, SBA disbursed approximately $1.2 trillion of COVID-19 Economic Injury Disaster Loan (EIDL) and Paycheck Protection Program (PPP) funds.","language":"en","number":"23-09","publisher":"USSBA","title":"COVID-19 Pandemic EIDL and PPP Loan Fraud Landscape","URL":"https://www.sba.gov/document/report-23-09-covid-19-pandemic-eidl-ppp-loan-fraud-landscape","author":[{"family":"USSBA OIG","given":""}],"accessed":{"date-parts":[["2023",8,15]]},"issued":{"date-parts":[["2023",6,27]]}}}],"schema":"https://github.com/citation-style-language/schema/raw/master/csl-citation.json"} </w:instrText>
      </w:r>
      <w:r>
        <w:fldChar w:fldCharType="separate"/>
      </w:r>
      <w:r w:rsidRPr="00EE1C5C">
        <w:rPr>
          <w:rFonts w:cs="Times New Roman"/>
        </w:rPr>
        <w:t>(USSBA OIG, 2023)</w:t>
      </w:r>
      <w:r>
        <w:fldChar w:fldCharType="end"/>
      </w:r>
      <w:r>
        <w:t>.</w:t>
      </w:r>
    </w:p>
    <w:p w14:paraId="530B694B" w14:textId="77777777" w:rsidR="00D86C04" w:rsidRPr="00BA467E" w:rsidRDefault="00D86C04" w:rsidP="003E79CA">
      <w:pPr>
        <w:ind w:firstLine="720"/>
        <w:contextualSpacing/>
      </w:pPr>
      <w:r w:rsidRPr="00BA467E">
        <w:t xml:space="preserve">The issue of fraud in government programs is not unique to the PPP. Historically, government </w:t>
      </w:r>
      <w:proofErr w:type="gramStart"/>
      <w:r w:rsidRPr="00BA467E">
        <w:t>programs—</w:t>
      </w:r>
      <w:proofErr w:type="gramEnd"/>
      <w:r w:rsidRPr="00BA467E">
        <w:t xml:space="preserve">especially those disbursing large sums of </w:t>
      </w:r>
      <w:proofErr w:type="gramStart"/>
      <w:r w:rsidRPr="00BA467E">
        <w:t>money—</w:t>
      </w:r>
      <w:proofErr w:type="gramEnd"/>
      <w:r w:rsidRPr="00BA467E">
        <w:t xml:space="preserve">have been prone to fraud. According to </w:t>
      </w:r>
      <w:r>
        <w:fldChar w:fldCharType="begin"/>
      </w:r>
      <w:r>
        <w:instrText xml:space="preserve"> ADDIN ZOTERO_ITEM CSL_CITATION {"citationID":"I46Vi4nj","properties":{"formattedCitation":"(Kadens, 2023)","plainCitation":"(Kadens, 2023)","dontUpdate":true,"noteIndex":0},"citationItems":[{"id":87,"uris":["http://zotero.org/users/12007747/items/3BAEMVLV"],"itemData":{"id":87,"type":"article-journal","abstract":"Fraud has been ubiquitous throughout history, and so have the methods of fraud prevention. History demonstrates that no anti-fraud measures have fully succeeded in eliminating deceptive market behavior. Instead, this Essay uses evidence from premodern England to argue that societies and individual contracting parties balance tolerating a certain amount of fraud against the costs of fraud prevention.","container-title":"Northwestern University Law Review","ISSN":"00293571","issue":"1","note":"publisher: Northwestern University School of Law","page":"167-192","source":"EBSCOhost","title":"The Persistent Limits of Fraud Prevention in Historical Perspective","volume":"118","author":[{"family":"Kadens","given":"Emily"}],"issued":{"date-parts":[["2023",9]]}}}],"schema":"https://github.com/citation-style-language/schema/raw/master/csl-citation.json"} </w:instrText>
      </w:r>
      <w:r>
        <w:fldChar w:fldCharType="separate"/>
      </w:r>
      <w:r w:rsidRPr="00445435">
        <w:t xml:space="preserve">Kadens </w:t>
      </w:r>
      <w:r>
        <w:t>(</w:t>
      </w:r>
      <w:r w:rsidRPr="00445435">
        <w:t>2023)</w:t>
      </w:r>
      <w:r>
        <w:fldChar w:fldCharType="end"/>
      </w:r>
      <w:r>
        <w:t xml:space="preserve">, </w:t>
      </w:r>
      <w:r w:rsidRPr="00BA467E">
        <w:t xml:space="preserve">fraud has plagued public administration for centuries. For instance, during the Great Depression, programs like the New Deal also faced widespread fraud as individuals and organizations sought to capitalize on federal assistance without meeting </w:t>
      </w:r>
      <w:r w:rsidRPr="00BA467E">
        <w:lastRenderedPageBreak/>
        <w:t>eligibility requirements. These historical examples illustrate that government efforts to distribute relief quickly often result in trade-offs between oversight and efficiency.</w:t>
      </w:r>
    </w:p>
    <w:p w14:paraId="77D33DCE" w14:textId="77777777" w:rsidR="00D86C04" w:rsidRPr="00BA467E" w:rsidRDefault="00D86C04" w:rsidP="003E79CA">
      <w:pPr>
        <w:ind w:firstLine="720"/>
        <w:contextualSpacing/>
      </w:pPr>
      <w:r w:rsidRPr="00BA467E">
        <w:t xml:space="preserve">The rapid implementation of the PPP created similar vulnerabilities. The program disbursed loans through thousands of private banks, which were incentivized to process loans quickly due to the federal loan guarantees. This decentralized approach meant that many fraudulent applications went unnoticed, as banks did not conduct thorough checks on the legitimacy of the applicants </w:t>
      </w:r>
      <w:r>
        <w:fldChar w:fldCharType="begin"/>
      </w:r>
      <w:r>
        <w:instrText xml:space="preserve"> ADDIN ZOTERO_ITEM CSL_CITATION {"citationID":"Y8RsJC6u","properties":{"formattedCitation":"(Li &amp; Strahan, 2020)","plainCitation":"(Li &amp; Strahan, 2020)","noteIndex":0},"citationItems":[{"id":59,"uris":["http://zotero.org/users/12007747/items/DE9EK8CP"],"itemData":{"id":59,"type":"report","event-place":"Cambridge, MA","language":"en","note":"DOI: 10.3386/w28286","number":"w28286","page":"w28286","publisher":"National Bureau of Economic Research","publisher-place":"Cambridge, MA","source":"DOI.org (Crossref)","title":"Who Supplies PPP Loans (And Does it Matter)? Banks, Relationships and the COVID Crisis","title-short":"Who Supplies PPP Loans (And Does it Matter)?","URL":"http://www.nber.org/papers/w28286.pdf","author":[{"family":"Li","given":"Lei"},{"family":"Strahan","given":"Philip"}],"accessed":{"date-parts":[["2024",4,19]]},"issued":{"date-parts":[["2020",12]]}}}],"schema":"https://github.com/citation-style-language/schema/raw/master/csl-citation.json"} </w:instrText>
      </w:r>
      <w:r>
        <w:fldChar w:fldCharType="separate"/>
      </w:r>
      <w:r w:rsidRPr="00EE1C5C">
        <w:rPr>
          <w:rFonts w:cs="Times New Roman"/>
        </w:rPr>
        <w:t>(Li &amp; Strahan, 2020)</w:t>
      </w:r>
      <w:r>
        <w:fldChar w:fldCharType="end"/>
      </w:r>
      <w:r w:rsidRPr="00BA467E">
        <w:t xml:space="preserve">. Furthermore, the urgent need to distribute funds </w:t>
      </w:r>
      <w:proofErr w:type="gramStart"/>
      <w:r w:rsidRPr="00BA467E">
        <w:t>left</w:t>
      </w:r>
      <w:proofErr w:type="gramEnd"/>
      <w:r w:rsidRPr="00BA467E">
        <w:t xml:space="preserve"> little time to develop robust anti-fraud measures, resulting in significant amounts of taxpayer money being lost to fraud.</w:t>
      </w:r>
    </w:p>
    <w:p w14:paraId="7DF706B0" w14:textId="77777777" w:rsidR="00D86C04" w:rsidRPr="00BA467E" w:rsidRDefault="00D86C04" w:rsidP="003E79CA">
      <w:pPr>
        <w:pStyle w:val="Heading3"/>
      </w:pPr>
      <w:r w:rsidRPr="00BA467E">
        <w:t>Macro-Level Governance and Regulatory Challenges</w:t>
      </w:r>
    </w:p>
    <w:p w14:paraId="08C87BB6" w14:textId="77777777" w:rsidR="00D86C04" w:rsidRPr="00BA467E" w:rsidRDefault="00D86C04" w:rsidP="003E79CA">
      <w:pPr>
        <w:ind w:firstLine="720"/>
        <w:contextualSpacing/>
      </w:pPr>
      <w:r w:rsidRPr="00BA467E">
        <w:t xml:space="preserve">At the macro level, regulatory frameworks often struggle to keep up with the complexities of large-scale government programs, especially during crises. The rapid distribution of PPP funds created challenges for federal regulators, such as the U.S. Treasury and </w:t>
      </w:r>
      <w:r>
        <w:t>SBA</w:t>
      </w:r>
      <w:r w:rsidRPr="00BA467E">
        <w:t xml:space="preserve">, both of which were tasked with overseeing the program </w:t>
      </w:r>
      <w:r>
        <w:fldChar w:fldCharType="begin"/>
      </w:r>
      <w:r>
        <w:instrText xml:space="preserve"> ADDIN ZOTERO_ITEM CSL_CITATION {"citationID":"yNUE6qO5","properties":{"formattedCitation":"(Department Of Treasury, 2024)","plainCitation":"(Department Of Treasury, 2024)","noteIndex":0},"citationItems":[{"id":64,"uris":["http://zotero.org/users/12007747/items/WX8PKM9E"],"itemData":{"id":64,"type":"webpage","abstract":"The Coronavirus Aid, Relief, and Economic Security (CARES) Act (2020) and the Coronavirus Response and Consolidated Appropriations Act (2021) provided fast and direct economic assistance for American workers, families, small businesses, and industries. The CARES Act implemented a variety of programs to address issues related to the onset of the COVID-19 pandemic. The Consolidated Appropriations Act continued many of these programs by adding new phases, new allocations, and new guidance to address issues related to the continuation of the COVID-19 pandemic. The CARES Act was passed by Congress on March 25, 2020 and signed into law on March 27, 2020. The Consolidated Appropriations Act (2021) was passed by Congress on December 21, 2020 and signed into law on December 27, 2020.","container-title":"U.S. Department of the Treasury","language":"en","title":"About the CARES Act and the Consolidated Appropriations Act","URL":"https://home.treasury.gov/policy-issues/coronavirus/about-the-cares-act","author":[{"literal":"Department Of Treasury"}],"accessed":{"date-parts":[["2024",4,4]]},"issued":{"date-parts":[["2024",3,19]]}}}],"schema":"https://github.com/citation-style-language/schema/raw/master/csl-citation.json"} </w:instrText>
      </w:r>
      <w:r>
        <w:fldChar w:fldCharType="separate"/>
      </w:r>
      <w:r w:rsidRPr="00EE1C5C">
        <w:rPr>
          <w:rFonts w:cs="Times New Roman"/>
        </w:rPr>
        <w:t>(Department Of Treasury, 2024)</w:t>
      </w:r>
      <w:r>
        <w:fldChar w:fldCharType="end"/>
      </w:r>
      <w:r w:rsidRPr="00BA467E">
        <w:t>. A key issue was the lack of existing infrastructure to monitor and verify the legitimacy of millions of loan applications in real time.</w:t>
      </w:r>
    </w:p>
    <w:p w14:paraId="0E3EACA4" w14:textId="77777777" w:rsidR="00D86C04" w:rsidRPr="00BA467E" w:rsidRDefault="00D86C04" w:rsidP="003E79CA">
      <w:pPr>
        <w:ind w:firstLine="720"/>
        <w:contextualSpacing/>
      </w:pPr>
      <w:r w:rsidRPr="00BA467E">
        <w:t xml:space="preserve">Efforts to combat fraud have varied across different countries, with some nations taking more proactive approaches to prevent abuse. </w:t>
      </w:r>
      <w:r>
        <w:fldChar w:fldCharType="begin"/>
      </w:r>
      <w:r>
        <w:instrText xml:space="preserve"> ADDIN ZOTERO_ITEM CSL_CITATION {"citationID":"t43iocGY","properties":{"formattedCitation":"(Bozza, 2024)","plainCitation":"(Bozza, 2024)","dontUpdate":true,"noteIndex":0},"citationItems":[{"id":89,"uris":["http://zotero.org/users/12007747/items/QIJNVYQI"],"itemData":{"id":89,"type":"article-journal","abstract":"Fraud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G."}],"issued":{"date-parts":[["2024",5]]}}}],"schema":"https://github.com/citation-style-language/schema/raw/master/csl-citation.json"} </w:instrText>
      </w:r>
      <w:r>
        <w:fldChar w:fldCharType="separate"/>
      </w:r>
      <w:r w:rsidRPr="005B00E1">
        <w:t xml:space="preserve">Bozza </w:t>
      </w:r>
      <w:r>
        <w:t>(</w:t>
      </w:r>
      <w:r w:rsidRPr="005B00E1">
        <w:t>2024)</w:t>
      </w:r>
      <w:r>
        <w:fldChar w:fldCharType="end"/>
      </w:r>
      <w:r w:rsidRPr="00BA467E">
        <w:t xml:space="preserve"> highlights how the U.K. employed stricter regulatory measures to recover fraudulent pandemic loans, relying more heavily on centralized investigations and automated flagging systems to identify suspicious applications. By contrast, the U.S. approach relied more on whistleblowers and retroactive investigations, which have been less effective in preventing fraud upfront.</w:t>
      </w:r>
    </w:p>
    <w:p w14:paraId="1571D9E9" w14:textId="77777777" w:rsidR="00D86C04" w:rsidRPr="00BA467E" w:rsidRDefault="00D86C04" w:rsidP="003E79CA">
      <w:pPr>
        <w:pStyle w:val="Heading3"/>
      </w:pPr>
      <w:r w:rsidRPr="00BA467E">
        <w:lastRenderedPageBreak/>
        <w:t>Meso-Level Organizational Controls</w:t>
      </w:r>
    </w:p>
    <w:p w14:paraId="4BC17A50" w14:textId="77777777" w:rsidR="00D86C04" w:rsidRPr="00BA467E" w:rsidRDefault="00D86C04" w:rsidP="003E79CA">
      <w:pPr>
        <w:ind w:firstLine="720"/>
        <w:contextualSpacing/>
      </w:pPr>
      <w:r w:rsidRPr="00BA467E">
        <w:t xml:space="preserve">At the organizational level, the effectiveness of fraud prevention often depends on the internal controls and governance structures within the agencies administering the programs. In the case of the PPP, banks and financial institutions were responsible for distributing the loans, but they often lacked the incentive to rigorously vet applications, given the federal loan guarantees </w:t>
      </w:r>
      <w:r>
        <w:fldChar w:fldCharType="begin"/>
      </w:r>
      <w:r>
        <w:instrText xml:space="preserve"> ADDIN ZOTERO_ITEM CSL_CITATION {"citationID":"OWHP3mGJ","properties":{"formattedCitation":"(Li &amp; Strahan, 2020)","plainCitation":"(Li &amp; Strahan, 2020)","noteIndex":0},"citationItems":[{"id":59,"uris":["http://zotero.org/users/12007747/items/DE9EK8CP"],"itemData":{"id":59,"type":"report","event-place":"Cambridge, MA","language":"en","note":"DOI: 10.3386/w28286","number":"w28286","page":"w28286","publisher":"National Bureau of Economic Research","publisher-place":"Cambridge, MA","source":"DOI.org (Crossref)","title":"Who Supplies PPP Loans (And Does it Matter)? Banks, Relationships and the COVID Crisis","title-short":"Who Supplies PPP Loans (And Does it Matter)?","URL":"http://www.nber.org/papers/w28286.pdf","author":[{"family":"Li","given":"Lei"},{"family":"Strahan","given":"Philip"}],"accessed":{"date-parts":[["2024",4,19]]},"issued":{"date-parts":[["2020",12]]}}}],"schema":"https://github.com/citation-style-language/schema/raw/master/csl-citation.json"} </w:instrText>
      </w:r>
      <w:r>
        <w:fldChar w:fldCharType="separate"/>
      </w:r>
      <w:r w:rsidRPr="00EE1C5C">
        <w:rPr>
          <w:rFonts w:cs="Times New Roman"/>
        </w:rPr>
        <w:t>(Li &amp; Strahan, 2020)</w:t>
      </w:r>
      <w:r>
        <w:fldChar w:fldCharType="end"/>
      </w:r>
      <w:r w:rsidRPr="00BA467E">
        <w:t xml:space="preserve">. </w:t>
      </w:r>
      <w:r>
        <w:fldChar w:fldCharType="begin"/>
      </w:r>
      <w:r>
        <w:instrText xml:space="preserve"> ADDIN ZOTERO_ITEM CSL_CITATION {"citationID":"ebq6mO6x","properties":{"formattedCitation":"(Ali et al., 2021)","plainCitation":"(Ali et al., 2021)","dontUpdate":true,"noteIndex":0},"citationItems":[{"id":91,"uris":["http://zotero.org/users/12007747/items/3HNXU4FS"],"itemData":{"id":91,"type":"article-journal","abstract":"This study aimed to identify critical success factors for financial fraud management within government agencies from the perspective of accounts preparers. Data was collected from a sample of 150 respondents consisting of account personnel from 16 government agencies in a state within Malaysia. A survey instrument that had 47 measurement items was designed to identify the level of financial fraud prevention management practised in government agencies. Descriptive statistical analysis and reliability analysis were used to analyse the data using the SPSS software. In addition, the findings for this study include organizational management of financial fraud prevention, organizational governance, effective internal control, as well as asset and financial management, were the critical success factors for agencies to achieve efficient financial fraud management. However, this study only considered the accounts from personnel within one state. Moreover, this study has provided essential information for decision-makers who are involved in the implementation of financial fraud prevention practices among government agencies. In terms of practical implications, the development of the instrument in this study could be a valuable tool to evaluate successful financial fraud management in other states within Malaysia.","container-title":"Turkish Online Journal of Qualitative Inquiry","ISSN":"13096591","issue":"7","note":"publisher: Turkish Online Journal of Qualitative Inquiry","page":"4325-4340","source":"EBSCOhost","title":"Critical Success Factors For Financial Fraud Management In Government Agencies","volume":"12","author":[{"family":"Ali","given":"Nor Aishah Mohd"},{"family":"Abu","given":"Nor 'Asyiqin"},{"family":"Hussain","given":"Wan Shafizah"},{"family":"Nordin","given":"Enylina"},{"family":"Ramlan","given":"Nurul Liyana"}],"issued":{"date-parts":[["2021",8]]}}}],"schema":"https://github.com/citation-style-language/schema/raw/master/csl-citation.json"} </w:instrText>
      </w:r>
      <w:r>
        <w:fldChar w:fldCharType="separate"/>
      </w:r>
      <w:r w:rsidRPr="000E77E3">
        <w:t xml:space="preserve">Ali et al. </w:t>
      </w:r>
      <w:r>
        <w:t>(</w:t>
      </w:r>
      <w:r w:rsidRPr="000E77E3">
        <w:t>2021)</w:t>
      </w:r>
      <w:r>
        <w:fldChar w:fldCharType="end"/>
      </w:r>
      <w:r>
        <w:t xml:space="preserve"> </w:t>
      </w:r>
      <w:r w:rsidRPr="00BA467E">
        <w:t>argue that robust internal controls are essential to reducing the risk of fraud, particularly in public sector programs. However, the complexity and scale of the PPP overwhelmed many of these controls, allowing fraud to proliferate.</w:t>
      </w:r>
    </w:p>
    <w:p w14:paraId="587E3184" w14:textId="77777777" w:rsidR="00D86C04" w:rsidRDefault="00D86C04" w:rsidP="003E79CA">
      <w:pPr>
        <w:contextualSpacing/>
      </w:pPr>
      <w:r w:rsidRPr="00BA467E">
        <w:t xml:space="preserve">Organizational dynamics also play a role in how fraud is managed internally. For instance, </w:t>
      </w:r>
      <w:r>
        <w:fldChar w:fldCharType="begin"/>
      </w:r>
      <w:r>
        <w:instrText xml:space="preserve"> ADDIN ZOTERO_ITEM CSL_CITATION {"citationID":"68SE2wSu","properties":{"formattedCitation":"(Harrington &amp; Leslie, 2023)","plainCitation":"(Harrington &amp; Leslie, 2023)","dontUpdate":true,"noteIndex":0},"citationItems":[{"id":85,"uris":["http://zotero.org/users/12007747/items/VGRW3NZT"],"itemData":{"id":85,"type":"article-journal","abstract":"This Essay applies a distinctively sociological multilevel analysis to fraud to provide novel insights and recommendations on an old problem. Rather than treating fraud as a problem of \"criminogenic environments\" or of individual psychologies and motivations, this multilevel analysis investigates the ways in which individuals (the micro level) interact with organizations (the meso level) and institutional systems (the macro level) to produce fraud. We illustrate these interactions and the insight that an interactive analysis can provide by using ethnographic data from an in-depth case study of the R. Allen Stanford offshore financial fraud. The case, which occurred in the Caribbean island nation of Antigua and Barbuda in the 1990s and early 2000s, is not just the story of a bad actor. It is one that illustrates the ways that regulatory agencies, legislatures, and the offshore system can facilitate--or impede--fraud at various levels of analysis. We conclude with the practical insights that can be derived from this multilevel perspective.","container-title":"Northwestern University Law Review","ISSN":"00293571","issue":"1","note":"publisher: Northwestern University School of Law","page":"139-166","source":"EBSCOhost","title":"Toward a Multilevel Sociology of Fraud","volume":"118","author":[{"family":"Harrington","given":"Brooke"},{"family":"Leslie","given":"Camilo Arturo"}],"issued":{"date-parts":[["2023",9]]}}}],"schema":"https://github.com/citation-style-language/schema/raw/master/csl-citation.json"} </w:instrText>
      </w:r>
      <w:r>
        <w:fldChar w:fldCharType="separate"/>
      </w:r>
      <w:r w:rsidRPr="004D099C">
        <w:t xml:space="preserve">Harrington &amp; Leslie </w:t>
      </w:r>
      <w:r>
        <w:t>(</w:t>
      </w:r>
      <w:r w:rsidRPr="004D099C">
        <w:t>2023)</w:t>
      </w:r>
      <w:r>
        <w:fldChar w:fldCharType="end"/>
      </w:r>
      <w:r w:rsidRPr="00BA467E">
        <w:t xml:space="preserve"> highlight how organizations with weak internal governance and poor fraud prevention measures are more likely to fall victim to sophisticated fraud schemes. This insight is particularly relevant to large government programs where decentralized structures, such as the PPP’s reliance on private lenders, complicate the enforcement of anti-fraud policies.</w:t>
      </w:r>
    </w:p>
    <w:p w14:paraId="7EA78E58" w14:textId="494BD1F2" w:rsidR="008A656D" w:rsidRPr="00BA467E" w:rsidRDefault="008A656D" w:rsidP="003E79CA">
      <w:pPr>
        <w:ind w:firstLine="720"/>
        <w:contextualSpacing/>
      </w:pPr>
      <w:r w:rsidRPr="008A656D">
        <w:t xml:space="preserve">In the context of the PPP, operational constraints presented additional challenges as organizations had to process an unprecedented number of loans swiftly. This environment created </w:t>
      </w:r>
      <w:proofErr w:type="gramStart"/>
      <w:r w:rsidRPr="008A656D">
        <w:t>a strain</w:t>
      </w:r>
      <w:proofErr w:type="gramEnd"/>
      <w:r w:rsidRPr="008A656D">
        <w:t xml:space="preserve"> on organizational controls, as traditional fraud detection mechanisms could not adapt to the urgency of loan disbursement and were not equipped to handle the unique data profile of PPP transactions. Studies indicate that machine learning, especially semi-supervised models like classification through clustering, can augment organizational controls by detecting subtle anomalies that may otherwise go unnoticed in high-volume datasets. This is essential for programs like the PPP, where legitimate applications vastly outnumber fraudulent ones, creating an imbalance that complicates traditional auditing approaches</w:t>
      </w:r>
      <w:r>
        <w:t xml:space="preserve"> </w:t>
      </w:r>
      <w:r>
        <w:fldChar w:fldCharType="begin"/>
      </w:r>
      <w:r>
        <w:instrText xml:space="preserve"> ADDIN ZOTERO_ITEM CSL_CITATION {"citationID":"k6EZiNyv","properties":{"formattedCitation":"(Gui et al., 2024; Miller &amp; Bertozzi, 2024)","plainCitation":"(Gui et al., 2024; Miller &amp; Bertozzi, 2024)","noteIndex":0},"citationItems":[{"id":122,"uris":["http://zotero.org/users/12007747/items/MXP952FR"],"itemData":{"id":122,"type":"article-journal","abstract":"Semi-supervised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id":134,"uris":["http://zotero.org/users/12007747/items/D55EXMMB"],"itemData":{"id":134,"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8A656D">
        <w:rPr>
          <w:rFonts w:cs="Times New Roman"/>
        </w:rPr>
        <w:t>(Gui et al., 2024; Miller &amp; Bertozzi, 2024)</w:t>
      </w:r>
      <w:r>
        <w:fldChar w:fldCharType="end"/>
      </w:r>
      <w:r w:rsidRPr="008A656D">
        <w:t>.</w:t>
      </w:r>
    </w:p>
    <w:p w14:paraId="7C3E88B7" w14:textId="2911F835" w:rsidR="00D86C04" w:rsidRDefault="008F024D" w:rsidP="003E79CA">
      <w:pPr>
        <w:pStyle w:val="Caption"/>
        <w:rPr>
          <w:b/>
          <w:bCs/>
        </w:rPr>
      </w:pPr>
      <w:bookmarkStart w:id="67" w:name="_Toc184832638"/>
      <w:bookmarkStart w:id="68" w:name="_Toc198886052"/>
      <w:r w:rsidRPr="008F024D">
        <w:rPr>
          <w:b/>
          <w:bCs/>
        </w:rPr>
        <w:lastRenderedPageBreak/>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E96FA3">
        <w:rPr>
          <w:b/>
          <w:bCs/>
          <w:noProof/>
        </w:rPr>
        <w:t>4</w:t>
      </w:r>
      <w:bookmarkEnd w:id="67"/>
      <w:r w:rsidRPr="008F024D">
        <w:rPr>
          <w:b/>
          <w:bCs/>
        </w:rPr>
        <w:fldChar w:fldCharType="end"/>
      </w:r>
      <w:r w:rsidRPr="008F024D">
        <w:rPr>
          <w:b/>
          <w:bCs/>
        </w:rPr>
        <w:t xml:space="preserve"> </w:t>
      </w:r>
      <w:r w:rsidR="003E79CA">
        <w:rPr>
          <w:b/>
          <w:bCs/>
        </w:rPr>
        <w:br/>
      </w:r>
      <w:r w:rsidRPr="008F024D">
        <w:rPr>
          <w:i/>
          <w:iCs w:val="0"/>
        </w:rPr>
        <w:t>PPP Loan Application Process Flowchart</w:t>
      </w:r>
      <w:bookmarkEnd w:id="68"/>
    </w:p>
    <w:p w14:paraId="2645876F" w14:textId="77777777" w:rsidR="00D86C04" w:rsidRPr="00CF161C" w:rsidRDefault="00D86C04" w:rsidP="003E79CA">
      <w:pPr>
        <w:contextualSpacing/>
      </w:pPr>
      <w:r>
        <w:rPr>
          <w:noProof/>
        </w:rPr>
        <w:drawing>
          <wp:inline distT="0" distB="0" distL="0" distR="0" wp14:anchorId="0F077B72" wp14:editId="14BEA5B8">
            <wp:extent cx="6115050" cy="3693857"/>
            <wp:effectExtent l="0" t="0" r="0" b="1905"/>
            <wp:docPr id="899648589" name="Picture 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48589" name="Picture 6" descr="A diagram of a computer syste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8618" cy="3732256"/>
                    </a:xfrm>
                    <a:prstGeom prst="rect">
                      <a:avLst/>
                    </a:prstGeom>
                  </pic:spPr>
                </pic:pic>
              </a:graphicData>
            </a:graphic>
          </wp:inline>
        </w:drawing>
      </w:r>
    </w:p>
    <w:p w14:paraId="546963B9" w14:textId="77777777" w:rsidR="00D86C04" w:rsidRDefault="00D86C04" w:rsidP="003E79CA">
      <w:pPr>
        <w:contextualSpacing/>
        <w:rPr>
          <w:i/>
          <w:iCs/>
        </w:rPr>
      </w:pPr>
      <w:r>
        <w:rPr>
          <w:b/>
          <w:bCs/>
          <w:i/>
          <w:iCs/>
        </w:rPr>
        <w:t>Note.</w:t>
      </w:r>
      <w:r>
        <w:rPr>
          <w:i/>
          <w:iCs/>
        </w:rPr>
        <w:t xml:space="preserve"> Source:</w:t>
      </w:r>
      <w:r w:rsidRPr="00CF161C">
        <w:rPr>
          <w:i/>
          <w:iCs/>
        </w:rPr>
        <w:t xml:space="preserve"> </w:t>
      </w:r>
      <w:r w:rsidRPr="00CF161C">
        <w:rPr>
          <w:i/>
          <w:iCs/>
        </w:rPr>
        <w:fldChar w:fldCharType="begin"/>
      </w:r>
      <w:r w:rsidRPr="00CF161C">
        <w:rPr>
          <w:i/>
          <w:iCs/>
        </w:rPr>
        <w:instrText xml:space="preserve"> ADDIN ZOTERO_ITEM CSL_CITATION {"citationID":"GiTxp3pj","properties":{"formattedCitation":"(USSBA, 2021)","plainCitation":"(USSBA, 2021)","noteIndex":0},"citationItems":[{"id":206,"uris":["http://zotero.org/users/12007747/items/9ABKMXYI"],"itemData":{"id":206,"type":"webpage","abstract":"Documentation for US SBA PPP Loan API","container-title":"US SBA PPP Loan API","language":"en-US","title":"Process Flow Diagram","URL":"https://ussbappp.github.io/usecase/usecase-process-flow.html","author":[{"family":"USSBA","given":""}],"accessed":{"date-parts":[["2024",9,12]]},"issued":{"date-parts":[["2021"]]}}}],"schema":"https://github.com/citation-style-language/schema/raw/master/csl-citation.json"} </w:instrText>
      </w:r>
      <w:r w:rsidRPr="00CF161C">
        <w:rPr>
          <w:i/>
          <w:iCs/>
        </w:rPr>
        <w:fldChar w:fldCharType="separate"/>
      </w:r>
      <w:r w:rsidRPr="00EE1C5C">
        <w:rPr>
          <w:rFonts w:cs="Times New Roman"/>
        </w:rPr>
        <w:t>(USSBA, 2021)</w:t>
      </w:r>
      <w:r w:rsidRPr="00CF161C">
        <w:rPr>
          <w:i/>
          <w:iCs/>
        </w:rPr>
        <w:fldChar w:fldCharType="end"/>
      </w:r>
    </w:p>
    <w:p w14:paraId="3E5385F5" w14:textId="77777777" w:rsidR="008A656D" w:rsidRPr="008A656D" w:rsidRDefault="008A656D" w:rsidP="003E79CA">
      <w:pPr>
        <w:pStyle w:val="Heading3"/>
      </w:pPr>
      <w:r w:rsidRPr="008A656D">
        <w:t>Comparative Insights from Government Programs</w:t>
      </w:r>
    </w:p>
    <w:p w14:paraId="2546EA3D" w14:textId="0ADF407A" w:rsidR="008A656D" w:rsidRPr="008A656D" w:rsidRDefault="008A656D" w:rsidP="003E79CA">
      <w:pPr>
        <w:ind w:firstLine="720"/>
        <w:contextualSpacing/>
      </w:pPr>
      <w:r w:rsidRPr="008A656D">
        <w:t xml:space="preserve">Lessons from other government programs, such as Medicaid and unemployment insurance, further illustrate the importance of adaptive fraud detection strategies. Medicaid, for example, has been an ongoing target for fraud due to its extensive, complex data ecosystem and the variety of service providers involved. The program’s reliance on claims-based transactions necessitates sophisticated fraud detection algorithms capable of distinguishing between legitimate claims and fraudulent patterns. Similarly, unemployment insurance programs have faced elevated fraud risks in recent years, particularly as pandemic relief benefits introduced expanded eligibility criteria. These programs highlight the need for fraud detection models that </w:t>
      </w:r>
      <w:r w:rsidRPr="008A656D">
        <w:lastRenderedPageBreak/>
        <w:t>combine automated anomaly detection with human expertise to provide a layered defense against fraud</w:t>
      </w:r>
      <w:r>
        <w:t xml:space="preserve"> </w:t>
      </w:r>
      <w:r>
        <w:fldChar w:fldCharType="begin"/>
      </w:r>
      <w:r>
        <w:instrText xml:space="preserve"> ADDIN ZOTERO_ITEM CSL_CITATION {"citationID":"gTKxDrmU","properties":{"formattedCitation":"(Emilio Ferrara, 2023; Zhao et al., 2024)","plainCitation":"(Emilio Ferrara, 2023; Zhao et al., 2024)","noteIndex":0},"citationItems":[{"id":167,"uris":["http://zotero.org/users/12007747/items/WCDUYLCT"],"itemData":{"id":167,"type":"article-journal","abstract":"The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Ferrara"}],"issued":{"date-parts":[["2023",12,1]]}}},{"id":133,"uris":["http://zotero.org/users/12007747/items/8JA6PPXN"],"itemData":{"id":133,"type":"article-journal","container-title":"International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8A656D">
        <w:rPr>
          <w:rFonts w:cs="Times New Roman"/>
        </w:rPr>
        <w:t>(Emilio Ferrara, 2023; Zhao et al., 2024)</w:t>
      </w:r>
      <w:r>
        <w:fldChar w:fldCharType="end"/>
      </w:r>
      <w:r w:rsidRPr="008A656D">
        <w:t>.</w:t>
      </w:r>
    </w:p>
    <w:p w14:paraId="3D87A43D" w14:textId="5831909B" w:rsidR="008A656D" w:rsidRPr="008A656D" w:rsidRDefault="008A656D" w:rsidP="003E79CA">
      <w:pPr>
        <w:ind w:firstLine="720"/>
        <w:contextualSpacing/>
      </w:pPr>
      <w:r w:rsidRPr="008A656D">
        <w:t>Studies suggest that for public sector fraud detection to be effective, it must integrate both macro-level policy compliance and meso-level operational controls within a flexible, technology-enabled framework. By implementing classification through clustering, this study aims to bridge these levels, providing a model that can adapt to the unique regulatory and operational demands of the PPP. The use of advanced machine learning techniques not only enhances fraud detection accuracy but also allows the program to meet transparency and accountability standards essential in public sector applications.</w:t>
      </w:r>
    </w:p>
    <w:p w14:paraId="6A238519" w14:textId="77777777" w:rsidR="00D86C04" w:rsidRPr="003D2AF5" w:rsidRDefault="00D86C04" w:rsidP="003E79CA">
      <w:pPr>
        <w:pStyle w:val="Heading2"/>
      </w:pPr>
      <w:bookmarkStart w:id="69" w:name="_Toc184834448"/>
      <w:r w:rsidRPr="003D2AF5">
        <w:t>Machine Learning for Fraud Detection</w:t>
      </w:r>
      <w:bookmarkEnd w:id="69"/>
    </w:p>
    <w:p w14:paraId="6FB60890" w14:textId="15A8E91B" w:rsidR="00D86C04" w:rsidRPr="003D2AF5" w:rsidRDefault="00D86C04" w:rsidP="003E79CA">
      <w:pPr>
        <w:ind w:firstLine="720"/>
        <w:contextualSpacing/>
      </w:pPr>
      <w:r w:rsidRPr="003D2AF5">
        <w:t xml:space="preserve">Fraud detection in government programs like the </w:t>
      </w:r>
      <w:r>
        <w:t xml:space="preserve">PPP </w:t>
      </w:r>
      <w:r w:rsidRPr="003D2AF5">
        <w:t xml:space="preserve">presents significant challenges due to the sheer volume of data, complexity of transactions, and constantly evolving fraud strategies. Traditional auditing and detection methods often fall short when dealing with large, high-dimensional datasets, which makes </w:t>
      </w:r>
      <w:r w:rsidR="00C71336">
        <w:t>ML</w:t>
      </w:r>
      <w:r w:rsidRPr="003D2AF5">
        <w:t xml:space="preserve"> an ideal solution. ML models can detect hidden patterns, continuously adapt to new fraud techniques, and process massive amounts of data in real time, helping detect fraud more efficiently.</w:t>
      </w:r>
    </w:p>
    <w:p w14:paraId="35737F83" w14:textId="77777777" w:rsidR="00D86C04" w:rsidRPr="003D2AF5" w:rsidRDefault="00D86C04" w:rsidP="003E79CA">
      <w:pPr>
        <w:ind w:firstLine="720"/>
        <w:contextualSpacing/>
      </w:pPr>
      <w:r w:rsidRPr="003D2AF5">
        <w:t>The PPP disbursed over $934 billion in loans, creating an environment ripe for potential fraud due to the rapid distribution and lack of oversight. This makes it essential to employ advanced data-driven techniques to analyze the millions of loan applications submitted to the program.</w:t>
      </w:r>
    </w:p>
    <w:p w14:paraId="2AEFA087" w14:textId="77777777" w:rsidR="00D86C04" w:rsidRPr="003D2AF5" w:rsidRDefault="00D86C04" w:rsidP="003E79CA">
      <w:pPr>
        <w:pStyle w:val="Heading3"/>
      </w:pPr>
      <w:r w:rsidRPr="003D2AF5">
        <w:t>Supervised Learning</w:t>
      </w:r>
    </w:p>
    <w:p w14:paraId="45EE3003" w14:textId="312984C7" w:rsidR="00D86C04" w:rsidRDefault="00D86C04" w:rsidP="003E79CA">
      <w:pPr>
        <w:ind w:firstLine="720"/>
        <w:contextualSpacing/>
      </w:pPr>
      <w:r w:rsidRPr="003D2AF5">
        <w:t xml:space="preserve">Supervised learning models are highly effective when labeled data is available, such as pre-identified fraudulent and non-fraudulent transactions. The model is trained on this labeled </w:t>
      </w:r>
      <w:r w:rsidRPr="003D2AF5">
        <w:lastRenderedPageBreak/>
        <w:t>data, learning patterns</w:t>
      </w:r>
      <w:r w:rsidR="007E340A">
        <w:t>,</w:t>
      </w:r>
      <w:r w:rsidRPr="003D2AF5">
        <w:t xml:space="preserve"> and features associated with fraud. After training, the model can classify new data points by predicting whether they are fraudulent or not based on these learned patterns.</w:t>
      </w:r>
    </w:p>
    <w:p w14:paraId="5DB4BC2E" w14:textId="77777777" w:rsidR="00D86C04" w:rsidRPr="003D2AF5" w:rsidRDefault="00D86C04" w:rsidP="003E79CA">
      <w:pPr>
        <w:contextualSpacing/>
      </w:pPr>
      <w:r>
        <w:rPr>
          <w:b/>
          <w:bCs/>
        </w:rPr>
        <w:t>L</w:t>
      </w:r>
      <w:r w:rsidRPr="003D2AF5">
        <w:rPr>
          <w:b/>
          <w:bCs/>
        </w:rPr>
        <w:t>ogistic regression</w:t>
      </w:r>
      <w:r w:rsidRPr="003D2AF5">
        <w:t xml:space="preserve"> is a simple yet widely used supervised learning algorithm for fraud detection. It operates by estimating the probability that a particular loan application is fraudulent, based on input features such as the size of the loan, payroll data, and the </w:t>
      </w:r>
      <w:proofErr w:type="gramStart"/>
      <w:r w:rsidRPr="003D2AF5">
        <w:t>business’s</w:t>
      </w:r>
      <w:proofErr w:type="gramEnd"/>
      <w:r w:rsidRPr="003D2AF5">
        <w:t xml:space="preserve"> industry. Logistic regression is particularly effective when the relationship between variables is linear </w:t>
      </w:r>
      <w:r>
        <w:fldChar w:fldCharType="begin"/>
      </w:r>
      <w:r>
        <w:instrText xml:space="preserve"> ADDIN ZOTERO_ITEM CSL_CITATION {"citationID":"4XOimElp","properties":{"formattedCitation":"(Sarker, 2021)","plainCitation":"(Sarker, 2021)","noteIndex":0},"citationItems":[{"id":96,"uris":["http://zotero.org/users/12007747/items/XPAFE3KE"],"itemData":{"id":96,"type":"article-journal","abstract":"In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view.","container-title":"SN Computer Science","DOI":"10.1007/s42979-021-00592-x","ISSN":"2661-8907","issue":"3","journalAbbreviation":"SN COMPUT. SCI.","language":"en","page":"160","source":"Springer Link","title":"Machine Learning: Algorithms, Real-World Applications and Research Directions","title-short":"Machine Learning","volume":"2","author":[{"family":"Sarker","given":"Iqbal H."}],"issued":{"date-parts":[["2021",3,22]]}}}],"schema":"https://github.com/citation-style-language/schema/raw/master/csl-citation.json"} </w:instrText>
      </w:r>
      <w:r>
        <w:fldChar w:fldCharType="separate"/>
      </w:r>
      <w:r w:rsidRPr="00EE1C5C">
        <w:rPr>
          <w:rFonts w:cs="Times New Roman"/>
        </w:rPr>
        <w:t>(Sarker, 2021)</w:t>
      </w:r>
      <w:r>
        <w:fldChar w:fldCharType="end"/>
      </w:r>
      <w:r w:rsidRPr="003D2AF5">
        <w:t>.</w:t>
      </w:r>
    </w:p>
    <w:p w14:paraId="79A4096C" w14:textId="77777777" w:rsidR="00D86C04" w:rsidRPr="003D2AF5" w:rsidRDefault="00D86C04" w:rsidP="003E79CA">
      <w:pPr>
        <w:numPr>
          <w:ilvl w:val="0"/>
          <w:numId w:val="8"/>
        </w:numPr>
        <w:contextualSpacing/>
      </w:pPr>
      <w:r w:rsidRPr="003D2AF5">
        <w:rPr>
          <w:b/>
          <w:bCs/>
        </w:rPr>
        <w:t>Advantages</w:t>
      </w:r>
      <w:r w:rsidRPr="003D2AF5">
        <w:t>: Logistic regression is highly interpretable, meaning that the model’s predictions can be understood by non-technical stakeholders such as auditors and policymakers. It allows for easy identification of which features contribute most to predicting fraud.</w:t>
      </w:r>
    </w:p>
    <w:p w14:paraId="250A76D6" w14:textId="77777777" w:rsidR="00D86C04" w:rsidRDefault="00D86C04" w:rsidP="003E79CA">
      <w:pPr>
        <w:numPr>
          <w:ilvl w:val="0"/>
          <w:numId w:val="8"/>
        </w:numPr>
        <w:contextualSpacing/>
      </w:pPr>
      <w:r w:rsidRPr="003D2AF5">
        <w:rPr>
          <w:b/>
          <w:bCs/>
        </w:rPr>
        <w:t>Limitations</w:t>
      </w:r>
      <w:r w:rsidRPr="003D2AF5">
        <w:t>: The model struggles with non-linear relationships and may underperform in complex scenarios, such as detecting sophisticated fraud schemes where features interact in a more intricate manner.</w:t>
      </w:r>
    </w:p>
    <w:p w14:paraId="1D7DBA4C" w14:textId="1C582F17" w:rsidR="00D86C04" w:rsidRPr="003E79CA" w:rsidRDefault="008F024D" w:rsidP="003E79CA">
      <w:pPr>
        <w:pStyle w:val="Caption"/>
      </w:pPr>
      <w:bookmarkStart w:id="70" w:name="_Toc184832639"/>
      <w:bookmarkStart w:id="71" w:name="_Toc198886053"/>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E96FA3">
        <w:rPr>
          <w:b/>
          <w:bCs/>
          <w:noProof/>
        </w:rPr>
        <w:t>5</w:t>
      </w:r>
      <w:bookmarkEnd w:id="70"/>
      <w:r w:rsidRPr="008F024D">
        <w:rPr>
          <w:b/>
          <w:bCs/>
        </w:rPr>
        <w:fldChar w:fldCharType="end"/>
      </w:r>
      <w:r>
        <w:t xml:space="preserve"> </w:t>
      </w:r>
      <w:r w:rsidR="003E79CA">
        <w:br/>
      </w:r>
      <w:r w:rsidRPr="008F024D">
        <w:rPr>
          <w:i/>
          <w:iCs w:val="0"/>
        </w:rPr>
        <w:t>Logistic Regression Response Function</w:t>
      </w:r>
      <w:bookmarkEnd w:id="71"/>
    </w:p>
    <w:p w14:paraId="4A79722B" w14:textId="77777777" w:rsidR="00D86C04" w:rsidRPr="00C63637" w:rsidRDefault="00D86C04" w:rsidP="003E79CA">
      <w:pPr>
        <w:contextualSpacing/>
      </w:pPr>
      <w:r>
        <w:rPr>
          <w:noProof/>
        </w:rPr>
        <w:drawing>
          <wp:inline distT="0" distB="0" distL="0" distR="0" wp14:anchorId="7AFA197E" wp14:editId="6E739597">
            <wp:extent cx="3278212" cy="1937857"/>
            <wp:effectExtent l="0" t="0" r="0" b="5715"/>
            <wp:docPr id="1690206082" name="Picture 7"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06082" name="Picture 7" descr="A graph of a func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97537" cy="1949281"/>
                    </a:xfrm>
                    <a:prstGeom prst="rect">
                      <a:avLst/>
                    </a:prstGeom>
                  </pic:spPr>
                </pic:pic>
              </a:graphicData>
            </a:graphic>
          </wp:inline>
        </w:drawing>
      </w:r>
    </w:p>
    <w:p w14:paraId="301DAA39" w14:textId="77777777" w:rsidR="00D86C04" w:rsidRPr="00104F27" w:rsidRDefault="00D86C04" w:rsidP="003E79CA">
      <w:pPr>
        <w:contextualSpacing/>
        <w:rPr>
          <w:i/>
          <w:iCs/>
        </w:rPr>
      </w:pPr>
      <w:r>
        <w:rPr>
          <w:b/>
          <w:bCs/>
          <w:i/>
          <w:iCs/>
        </w:rPr>
        <w:t xml:space="preserve">Note. </w:t>
      </w:r>
      <w:r>
        <w:rPr>
          <w:i/>
          <w:iCs/>
        </w:rPr>
        <w:t>Source:</w:t>
      </w:r>
      <w:r w:rsidRPr="00C63637">
        <w:rPr>
          <w:i/>
          <w:iCs/>
        </w:rPr>
        <w:t xml:space="preserve"> </w:t>
      </w:r>
      <w:r w:rsidRPr="00C63637">
        <w:rPr>
          <w:i/>
          <w:iCs/>
        </w:rPr>
        <w:fldChar w:fldCharType="begin"/>
      </w:r>
      <w:r w:rsidRPr="00C63637">
        <w:rPr>
          <w:i/>
          <w:iCs/>
        </w:rPr>
        <w:instrText xml:space="preserve"> ADDIN ZOTERO_ITEM CSL_CITATION {"citationID":"wbDZPYFZ","properties":{"formattedCitation":"(Maalouf, 2011)","plainCitation":"(Maalouf, 2011)","noteIndex":0},"citationItems":[{"id":210,"uris":["http://zotero.org/users/12007747/items/YNIBYS6X"],"itemData":{"id":210,"type":"article-journal","abstract":"Logistic regression (LR) continues to be one of the most widely used methods in data mining in general and binary data classification in particular. This paper is focused on providing an overview of the most important aspects of LR when used in data analysis, specifically from an algorithmic and machine learning perspective and how LR can be applied to imbalanced and rare events data.","container-title":"International Journal of Data Analysis Techniques and Strategies","DOI":"10.1504/IJDATS.2011.041335","journalAbbreviation":"International Journal of Data Analysis Techniques and Strategies","page":"281-299","source":"ResearchGate","title":"Logistic regression in data analysis: An overview","title-short":"Logistic regression in data analysis","volume":"3","author":[{"family":"Maalouf","given":"Maher"}],"issued":{"date-parts":[["2011",7,1]]}}}],"schema":"https://github.com/citation-style-language/schema/raw/master/csl-citation.json"} </w:instrText>
      </w:r>
      <w:r w:rsidRPr="00C63637">
        <w:rPr>
          <w:i/>
          <w:iCs/>
        </w:rPr>
        <w:fldChar w:fldCharType="separate"/>
      </w:r>
      <w:r w:rsidRPr="00EE1C5C">
        <w:rPr>
          <w:rFonts w:cs="Times New Roman"/>
        </w:rPr>
        <w:t>(Maalouf, 2011)</w:t>
      </w:r>
      <w:r w:rsidRPr="00C63637">
        <w:rPr>
          <w:i/>
          <w:iCs/>
        </w:rPr>
        <w:fldChar w:fldCharType="end"/>
      </w:r>
    </w:p>
    <w:p w14:paraId="7D1814EF" w14:textId="77777777" w:rsidR="00D86C04" w:rsidRPr="003D2AF5" w:rsidRDefault="00D86C04" w:rsidP="003E79CA">
      <w:pPr>
        <w:contextualSpacing/>
      </w:pPr>
      <w:r w:rsidRPr="003D2AF5">
        <w:rPr>
          <w:b/>
          <w:bCs/>
        </w:rPr>
        <w:lastRenderedPageBreak/>
        <w:t>Random forest</w:t>
      </w:r>
      <w:r w:rsidRPr="003D2AF5">
        <w:t xml:space="preserve"> is an ensemble learning method that builds multiple decision trees during training and averages their outputs to make a final classification. This approach is highly robust and effective in handling both categorical and continuous variables, making it ideal for detecting complex patterns of fraudulent behavior in PPP loan application</w:t>
      </w:r>
      <w:r>
        <w:t xml:space="preserve"> </w:t>
      </w:r>
      <w:r>
        <w:fldChar w:fldCharType="begin"/>
      </w:r>
      <w:r>
        <w:instrText xml:space="preserve"> ADDIN ZOTERO_ITEM CSL_CITATION {"citationID":"DOv85LEQ","properties":{"formattedCitation":"(Itri et al., 2019)","plainCitation":"(Itri et al., 2019)","noteIndex":0},"citationItems":[{"id":156,"uris":["http://zotero.org/users/12007747/items/SCKQQIZL"],"itemData":{"id":156,"type":"paper-conference","abstract":"Nowadays, fraud is a major problem facing the insurance industry that Big Data and Machine Learning are trying to solve. This paper deals with the evaluation of the effectiveness and the verifiability of the best-known machine learning algorithms for fraud prediction. We adopted the supervised method applied to automobile data claims of an anonymous insurance company. We aim to propose an approach that improves the relevance of the results of artificial intelligence. The study has demonstrated that RandomForest works better among all algorithms compared.","container-title":"2019 Third International Conference on Intelligent Computing in Data Sciences (ICDS)","DOI":"10.1109/ICDS47004.2019.8942277","event-title":"2019 Third International Conference on Intelligent Computing in Data Sciences (ICDS)","page":"1-4","source":"IEEE Xplore","title":"Performance comparative study of machine learning algorithms for automobile insurance fraud detection","URL":"https://ieeexplore.ieee.org/document/8942277/?arnumber=8942277","author":[{"family":"Itri","given":"Bouzgarne"},{"family":"Mohamed","given":"Youssfi"},{"family":"Mohammed","given":"Qbadou"},{"family":"Omar","given":"Bouattane"}],"accessed":{"date-parts":[["2024",9,9]]},"issued":{"date-parts":[["2019",10]]}}}],"schema":"https://github.com/citation-style-language/schema/raw/master/csl-citation.json"} </w:instrText>
      </w:r>
      <w:r>
        <w:fldChar w:fldCharType="separate"/>
      </w:r>
      <w:r w:rsidRPr="00EE1C5C">
        <w:rPr>
          <w:rFonts w:cs="Times New Roman"/>
        </w:rPr>
        <w:t>(Itri et al., 2019)</w:t>
      </w:r>
      <w:r>
        <w:fldChar w:fldCharType="end"/>
      </w:r>
      <w:r>
        <w:t>.</w:t>
      </w:r>
    </w:p>
    <w:p w14:paraId="1FE818ED" w14:textId="77777777" w:rsidR="00D86C04" w:rsidRPr="003D2AF5" w:rsidRDefault="00D86C04" w:rsidP="003E79CA">
      <w:pPr>
        <w:numPr>
          <w:ilvl w:val="0"/>
          <w:numId w:val="9"/>
        </w:numPr>
        <w:contextualSpacing/>
      </w:pPr>
      <w:r w:rsidRPr="003D2AF5">
        <w:rPr>
          <w:b/>
          <w:bCs/>
        </w:rPr>
        <w:t>Advantages</w:t>
      </w:r>
      <w:r w:rsidRPr="003D2AF5">
        <w:t>: Random forest handles large datasets with many variables and is resistant to overfitting. It can manage unbalanced datasets, which is often the case in fraud detection, where non-fraudulent cases vastly outnumber fraudulent ones.</w:t>
      </w:r>
    </w:p>
    <w:p w14:paraId="2610F891" w14:textId="77777777" w:rsidR="00D86C04" w:rsidRDefault="00D86C04" w:rsidP="003E79CA">
      <w:pPr>
        <w:numPr>
          <w:ilvl w:val="0"/>
          <w:numId w:val="9"/>
        </w:numPr>
        <w:contextualSpacing/>
      </w:pPr>
      <w:r w:rsidRPr="003D2AF5">
        <w:rPr>
          <w:b/>
          <w:bCs/>
        </w:rPr>
        <w:t>Limitations</w:t>
      </w:r>
      <w:r w:rsidRPr="003D2AF5">
        <w:t>: Despite its robustness, random forest models are less interpretable than simpler models like logistic regression, making it harder for human auditors to understand the decision-making process.</w:t>
      </w:r>
    </w:p>
    <w:p w14:paraId="741C9C8D" w14:textId="206AFEFD" w:rsidR="00D86C04" w:rsidRPr="003E79CA" w:rsidRDefault="008F024D" w:rsidP="003E79CA">
      <w:pPr>
        <w:pStyle w:val="Caption"/>
        <w:rPr>
          <w:b/>
          <w:bCs/>
        </w:rPr>
      </w:pPr>
      <w:bookmarkStart w:id="72" w:name="_Toc184832640"/>
      <w:bookmarkStart w:id="73" w:name="_Toc198886054"/>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E96FA3">
        <w:rPr>
          <w:b/>
          <w:bCs/>
          <w:noProof/>
        </w:rPr>
        <w:t>6</w:t>
      </w:r>
      <w:bookmarkEnd w:id="72"/>
      <w:r w:rsidRPr="008F024D">
        <w:rPr>
          <w:b/>
          <w:bCs/>
        </w:rPr>
        <w:fldChar w:fldCharType="end"/>
      </w:r>
      <w:r w:rsidR="003E79CA">
        <w:rPr>
          <w:b/>
          <w:bCs/>
        </w:rPr>
        <w:br/>
      </w:r>
      <w:r w:rsidRPr="008F024D">
        <w:rPr>
          <w:i/>
          <w:iCs w:val="0"/>
        </w:rPr>
        <w:t>Graphic Representation of a Random Forest Decision Tree</w:t>
      </w:r>
      <w:bookmarkEnd w:id="73"/>
    </w:p>
    <w:p w14:paraId="359B59E1" w14:textId="77777777" w:rsidR="00D86C04" w:rsidRPr="00AF6D39" w:rsidRDefault="00D86C04" w:rsidP="003E79CA">
      <w:pPr>
        <w:contextualSpacing/>
      </w:pPr>
      <w:r>
        <w:rPr>
          <w:noProof/>
        </w:rPr>
        <w:drawing>
          <wp:inline distT="0" distB="0" distL="0" distR="0" wp14:anchorId="0B61622C" wp14:editId="31FFF951">
            <wp:extent cx="3346782" cy="2019869"/>
            <wp:effectExtent l="0" t="0" r="6350" b="0"/>
            <wp:docPr id="1107804592" name="Picture 8"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4592" name="Picture 8" descr="A diagram of a tre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52109" cy="2023084"/>
                    </a:xfrm>
                    <a:prstGeom prst="rect">
                      <a:avLst/>
                    </a:prstGeom>
                  </pic:spPr>
                </pic:pic>
              </a:graphicData>
            </a:graphic>
          </wp:inline>
        </w:drawing>
      </w:r>
    </w:p>
    <w:p w14:paraId="23D3DEDD" w14:textId="77777777" w:rsidR="00D86C04" w:rsidRPr="00EB76F9" w:rsidRDefault="00D86C04" w:rsidP="003E79CA">
      <w:pPr>
        <w:contextualSpacing/>
        <w:rPr>
          <w:i/>
          <w:iCs/>
        </w:rPr>
      </w:pPr>
      <w:r>
        <w:rPr>
          <w:b/>
          <w:bCs/>
          <w:i/>
          <w:iCs/>
        </w:rPr>
        <w:t xml:space="preserve">Note. </w:t>
      </w:r>
      <w:r>
        <w:rPr>
          <w:i/>
          <w:iCs/>
        </w:rPr>
        <w:t>Source</w:t>
      </w:r>
      <w:r w:rsidRPr="00AF6D39">
        <w:rPr>
          <w:i/>
          <w:iCs/>
        </w:rPr>
        <w:t xml:space="preserve">: </w:t>
      </w:r>
      <w:r w:rsidRPr="00AF6D39">
        <w:rPr>
          <w:i/>
          <w:iCs/>
        </w:rPr>
        <w:fldChar w:fldCharType="begin"/>
      </w:r>
      <w:r w:rsidRPr="00AF6D39">
        <w:rPr>
          <w:i/>
          <w:iCs/>
        </w:rPr>
        <w:instrText xml:space="preserve"> ADDIN ZOTERO_ITEM CSL_CITATION {"citationID":"ZLJWmyvm","properties":{"formattedCitation":"(Schonlau &amp; Zou, 2020)","plainCitation":"(Schonlau &amp; Zou, 2020)","noteIndex":0},"citationItems":[{"id":213,"uris":["http://zotero.org/users/12007747/items/W95S4383"],"itemData":{"id":213,"type":"article-journal","abstract":"Random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examples.","container-title":"The Stata Journal","DOI":"10.1177/1536867X20909688","ISSN":"1536-867X","issue":"1","language":"en","note":"publisher: SAGE Publications","page":"3-29","source":"SAGE Journals","title":"The random forest algorithm for statistical learning","volume":"20","author":[{"family":"Schonlau","given":"Matthias"},{"family":"Zou","given":"Rosie Yuyan"}],"issued":{"date-parts":[["2020",3,1]]}}}],"schema":"https://github.com/citation-style-language/schema/raw/master/csl-citation.json"} </w:instrText>
      </w:r>
      <w:r w:rsidRPr="00AF6D39">
        <w:rPr>
          <w:i/>
          <w:iCs/>
        </w:rPr>
        <w:fldChar w:fldCharType="separate"/>
      </w:r>
      <w:r w:rsidRPr="00EE1C5C">
        <w:rPr>
          <w:rFonts w:cs="Times New Roman"/>
        </w:rPr>
        <w:t>(Schonlau &amp; Zou, 2020)</w:t>
      </w:r>
      <w:r w:rsidRPr="00AF6D39">
        <w:rPr>
          <w:i/>
          <w:iCs/>
        </w:rPr>
        <w:fldChar w:fldCharType="end"/>
      </w:r>
    </w:p>
    <w:p w14:paraId="12197AC3" w14:textId="77777777" w:rsidR="00D86C04" w:rsidRPr="003D2AF5" w:rsidRDefault="00D86C04" w:rsidP="003E79CA">
      <w:pPr>
        <w:contextualSpacing/>
      </w:pPr>
      <w:r w:rsidRPr="003D2AF5">
        <w:rPr>
          <w:b/>
          <w:bCs/>
        </w:rPr>
        <w:t>Support Vector Machines (SVMs)</w:t>
      </w:r>
      <w:r>
        <w:rPr>
          <w:b/>
          <w:bCs/>
        </w:rPr>
        <w:t xml:space="preserve"> </w:t>
      </w:r>
      <w:r>
        <w:t>is a</w:t>
      </w:r>
      <w:r w:rsidRPr="003D2AF5">
        <w:t xml:space="preserve">nother powerful supervised learning algorithm used in fraud detection. SVMs work by finding a hyperplane that best separates fraudulent transactions from non-fraudulent ones in a high-dimensional space. SVMs are especially useful when the data </w:t>
      </w:r>
      <w:r w:rsidRPr="003D2AF5">
        <w:lastRenderedPageBreak/>
        <w:t xml:space="preserve">is non-linearly separable, which is common in fraud detection scenarios where fraudsters employ sophisticated methods to mimic legitimate transactions </w:t>
      </w:r>
      <w:r>
        <w:fldChar w:fldCharType="begin"/>
      </w:r>
      <w:r>
        <w:instrText xml:space="preserve"> ADDIN ZOTERO_ITEM CSL_CITATION {"citationID":"o4KGL6Re","properties":{"formattedCitation":"(L\\uc0\\u243{}pez et al., 2012)","plainCitation":"(López et al., 2012)","noteIndex":0},"citationItems":[{"id":1,"uris":["http://zotero.org/users/12007747/items/AXAV2RBC"],"itemData":{"id":1,"type":"article-journal","abstract":"This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EE1C5C">
        <w:rPr>
          <w:rFonts w:cs="Times New Roman"/>
        </w:rPr>
        <w:t>(López et al., 2012)</w:t>
      </w:r>
      <w:r>
        <w:fldChar w:fldCharType="end"/>
      </w:r>
      <w:r>
        <w:t>.</w:t>
      </w:r>
    </w:p>
    <w:p w14:paraId="76874056" w14:textId="77777777" w:rsidR="00D86C04" w:rsidRPr="003D2AF5" w:rsidRDefault="00D86C04" w:rsidP="003E79CA">
      <w:pPr>
        <w:numPr>
          <w:ilvl w:val="0"/>
          <w:numId w:val="10"/>
        </w:numPr>
        <w:contextualSpacing/>
      </w:pPr>
      <w:r w:rsidRPr="003D2AF5">
        <w:rPr>
          <w:b/>
          <w:bCs/>
        </w:rPr>
        <w:t>Advantages</w:t>
      </w:r>
      <w:r w:rsidRPr="003D2AF5">
        <w:t>: SVMs are effective in high-dimensional spaces and can model complex, non-linear relationships between variables. They are well-suited for identifying subtle patterns in large datasets.</w:t>
      </w:r>
    </w:p>
    <w:p w14:paraId="3DBC179B" w14:textId="77777777" w:rsidR="00D86C04" w:rsidRDefault="00D86C04" w:rsidP="003E79CA">
      <w:pPr>
        <w:numPr>
          <w:ilvl w:val="0"/>
          <w:numId w:val="10"/>
        </w:numPr>
        <w:contextualSpacing/>
      </w:pPr>
      <w:r w:rsidRPr="003D2AF5">
        <w:rPr>
          <w:b/>
          <w:bCs/>
        </w:rPr>
        <w:t>Limitations</w:t>
      </w:r>
      <w:r w:rsidRPr="003D2AF5">
        <w:t>: SVMs can be computationally intensive, especially when applied to very large datasets, and require careful tuning of parameters to achieve optimal performance.</w:t>
      </w:r>
    </w:p>
    <w:p w14:paraId="73E27297" w14:textId="4EFB981C" w:rsidR="00D86C04" w:rsidRDefault="008F024D" w:rsidP="003E79CA">
      <w:pPr>
        <w:pStyle w:val="Caption"/>
        <w:rPr>
          <w:b/>
          <w:bCs/>
        </w:rPr>
      </w:pPr>
      <w:bookmarkStart w:id="74" w:name="_Toc184832641"/>
      <w:bookmarkStart w:id="75" w:name="_Toc198886055"/>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E96FA3">
        <w:rPr>
          <w:b/>
          <w:bCs/>
          <w:noProof/>
        </w:rPr>
        <w:t>7</w:t>
      </w:r>
      <w:bookmarkEnd w:id="74"/>
      <w:r w:rsidRPr="008F024D">
        <w:rPr>
          <w:b/>
          <w:bCs/>
        </w:rPr>
        <w:fldChar w:fldCharType="end"/>
      </w:r>
      <w:r w:rsidRPr="008F024D">
        <w:rPr>
          <w:b/>
          <w:bCs/>
        </w:rPr>
        <w:t xml:space="preserve"> </w:t>
      </w:r>
      <w:r w:rsidR="003E79CA">
        <w:rPr>
          <w:b/>
          <w:bCs/>
        </w:rPr>
        <w:br/>
      </w:r>
      <w:r w:rsidRPr="008F024D">
        <w:rPr>
          <w:i/>
          <w:iCs w:val="0"/>
        </w:rPr>
        <w:t>SVM Hyperplane</w:t>
      </w:r>
      <w:bookmarkEnd w:id="75"/>
    </w:p>
    <w:p w14:paraId="7AADE6AD" w14:textId="77777777" w:rsidR="00D86C04" w:rsidRDefault="00D86C04" w:rsidP="003E79CA">
      <w:pPr>
        <w:contextualSpacing/>
      </w:pPr>
      <w:r>
        <w:rPr>
          <w:noProof/>
        </w:rPr>
        <w:drawing>
          <wp:inline distT="0" distB="0" distL="0" distR="0" wp14:anchorId="440C6F45" wp14:editId="2C15718D">
            <wp:extent cx="3343701" cy="2698068"/>
            <wp:effectExtent l="0" t="0" r="0" b="7620"/>
            <wp:docPr id="876215098" name="Picture 9"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15098" name="Picture 9" descr="A diagram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2233" cy="2704953"/>
                    </a:xfrm>
                    <a:prstGeom prst="rect">
                      <a:avLst/>
                    </a:prstGeom>
                  </pic:spPr>
                </pic:pic>
              </a:graphicData>
            </a:graphic>
          </wp:inline>
        </w:drawing>
      </w:r>
    </w:p>
    <w:p w14:paraId="7C7780AB" w14:textId="77777777" w:rsidR="00D86C04" w:rsidRPr="005E15CA" w:rsidRDefault="00D86C04" w:rsidP="003E79CA">
      <w:pPr>
        <w:contextualSpacing/>
      </w:pPr>
      <w:r>
        <w:rPr>
          <w:b/>
          <w:bCs/>
          <w:i/>
          <w:iCs/>
        </w:rPr>
        <w:t xml:space="preserve">Note. </w:t>
      </w:r>
      <w:r>
        <w:rPr>
          <w:i/>
          <w:iCs/>
        </w:rPr>
        <w:t xml:space="preserve">Source: </w:t>
      </w:r>
      <w:r w:rsidRPr="005E15CA">
        <w:rPr>
          <w:i/>
          <w:iCs/>
        </w:rPr>
        <w:fldChar w:fldCharType="begin"/>
      </w:r>
      <w:r w:rsidRPr="005E15CA">
        <w:rPr>
          <w:i/>
          <w:iCs/>
        </w:rPr>
        <w:instrText xml:space="preserve"> ADDIN ZOTERO_ITEM CSL_CITATION {"citationID":"wa956X2F","properties":{"formattedCitation":"(Cervantes et al., 2020)","plainCitation":"(Cervantes et al., 2020)","noteIndex":0},"citationItems":[{"id":215,"uris":["http://zotero.org/users/12007747/items/KQU4XHRW"],"itemData":{"id":215,"type":"article-journal","abstract":"In recent years, an enormous amount of research has been carried out on support vector machines (SVMs) and their application in several fields of science. SVMs are one of the most powerful and robust classification and regression algorithms in multiple fields of application. The SVM has been playing a significant role in pattern recognition which is an extensively popular and active research area among the researchers. Research in some fields where SVMs do not perform well has spurred development of other applications such as SVM for large data sets, SVM for multi classification and SVM for unbalanced data sets. Further, SVM has been integrated with other advanced methods such as evolve algorithms, to enhance the ability of classification and optimize parameters. SVM algorithms have gained recognition in research and applications in several scientific and engineering areas. This paper provides a brief introduction of SVMs, describes many applications and summarizes challenges and trends. Furthermore, limitations of SVMs will be identified. The future of SVMs will be discussed in conjunction with further applications. The applications of SVMs will be reviewed as well, especially in the some fields.","container-title":"Neurocomputing","DOI":"10.1016/j.neucom.2019.10.118","ISSN":"0925-2312","journalAbbreviation":"Neurocomputing","page":"189-215","source":"ScienceDirect","title":"A comprehensive survey on support vector machine classification: Applications, challenges and trends","title-short":"A comprehensive survey on support vector machine classification","volume":"408","author":[{"family":"Cervantes","given":"Jair"},{"family":"Garcia-Lamont","given":"Farid"},{"family":"Rodríguez-Mazahua","given":"Lisbeth"},{"family":"Lopez","given":"Asdrubal"}],"issued":{"date-parts":[["2020",9,30]]}}}],"schema":"https://github.com/citation-style-language/schema/raw/master/csl-citation.json"} </w:instrText>
      </w:r>
      <w:r w:rsidRPr="005E15CA">
        <w:rPr>
          <w:i/>
          <w:iCs/>
        </w:rPr>
        <w:fldChar w:fldCharType="separate"/>
      </w:r>
      <w:r w:rsidRPr="00EE1C5C">
        <w:rPr>
          <w:rFonts w:cs="Times New Roman"/>
        </w:rPr>
        <w:t>(Cervantes et al., 2020)</w:t>
      </w:r>
      <w:r w:rsidRPr="005E15CA">
        <w:rPr>
          <w:i/>
          <w:iCs/>
        </w:rPr>
        <w:fldChar w:fldCharType="end"/>
      </w:r>
    </w:p>
    <w:p w14:paraId="0F9009D9" w14:textId="77777777" w:rsidR="00D86C04" w:rsidRPr="003D2AF5" w:rsidRDefault="00D86C04" w:rsidP="003E79CA">
      <w:pPr>
        <w:pStyle w:val="Heading3"/>
      </w:pPr>
      <w:r w:rsidRPr="003D2AF5">
        <w:t>Unsupervised Learning and Clustering Techniques</w:t>
      </w:r>
    </w:p>
    <w:p w14:paraId="23D688B3" w14:textId="77777777" w:rsidR="00D86C04" w:rsidRPr="003D2AF5" w:rsidRDefault="00D86C04" w:rsidP="003E79CA">
      <w:pPr>
        <w:ind w:firstLine="720"/>
        <w:contextualSpacing/>
      </w:pPr>
      <w:r w:rsidRPr="003D2AF5">
        <w:t xml:space="preserve">Unsupervised learning is critical when labeled data is sparse or unavailable. In fraud detection, unsupervised learning models are designed to identify hidden structures in the data, grouping similar data points together into clusters and flagging outliers or anomalies that may represent fraudulent activity. This is particularly useful in the PPP, where labeled fraud data is </w:t>
      </w:r>
      <w:r w:rsidRPr="003D2AF5">
        <w:lastRenderedPageBreak/>
        <w:t>limited but suspicious patterns can still be uncovered by analyzing the inherent structure of the data.</w:t>
      </w:r>
    </w:p>
    <w:p w14:paraId="7846FDB6" w14:textId="77777777" w:rsidR="00D86C04" w:rsidRPr="003D2AF5" w:rsidRDefault="00D86C04" w:rsidP="003E79CA">
      <w:pPr>
        <w:contextualSpacing/>
      </w:pPr>
      <w:r w:rsidRPr="003D2AF5">
        <w:rPr>
          <w:b/>
          <w:bCs/>
        </w:rPr>
        <w:t>K-Means Clustering</w:t>
      </w:r>
      <w:r w:rsidRPr="003D2AF5">
        <w:t xml:space="preserve"> is one of the most common unsupervised learning algorithms used for fraud detection. It works by grouping data points into clusters based on their similarity. For the PPP, businesses with similar characteristics—such as loan amount, industry, or number of employees—would be clustered together. Outliers within these clusters, such as businesses with inflated payrolls relative to their peers, can be flagged as potential fraud cases </w:t>
      </w:r>
      <w:r>
        <w:fldChar w:fldCharType="begin"/>
      </w:r>
      <w:r>
        <w:instrText xml:space="preserve"> ADDIN ZOTERO_ITEM CSL_CITATION {"citationID":"ab5xImud","properties":{"formattedCitation":"(L\\uc0\\u243{}pez et al., 2012)","plainCitation":"(López et al., 2012)","noteIndex":0},"citationItems":[{"id":1,"uris":["http://zotero.org/users/12007747/items/AXAV2RBC"],"itemData":{"id":1,"type":"article-journal","abstract":"This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EE1C5C">
        <w:rPr>
          <w:rFonts w:cs="Times New Roman"/>
        </w:rPr>
        <w:t>(López et al., 2012)</w:t>
      </w:r>
      <w:r>
        <w:fldChar w:fldCharType="end"/>
      </w:r>
      <w:r w:rsidRPr="003D2AF5">
        <w:t>.</w:t>
      </w:r>
    </w:p>
    <w:p w14:paraId="56802248" w14:textId="77777777" w:rsidR="00D86C04" w:rsidRPr="003D2AF5" w:rsidRDefault="00D86C04" w:rsidP="003E79CA">
      <w:pPr>
        <w:numPr>
          <w:ilvl w:val="0"/>
          <w:numId w:val="11"/>
        </w:numPr>
        <w:contextualSpacing/>
      </w:pPr>
      <w:r w:rsidRPr="003D2AF5">
        <w:rPr>
          <w:b/>
          <w:bCs/>
        </w:rPr>
        <w:t>Advantages</w:t>
      </w:r>
      <w:r w:rsidRPr="003D2AF5">
        <w:t>: K-Means is computationally efficient and scalable, making it suitable for large datasets like the PPP. It is also easy to implement and interpret.</w:t>
      </w:r>
    </w:p>
    <w:p w14:paraId="0CB0050B" w14:textId="77777777" w:rsidR="00D86C04" w:rsidRDefault="00D86C04" w:rsidP="003E79CA">
      <w:pPr>
        <w:numPr>
          <w:ilvl w:val="0"/>
          <w:numId w:val="11"/>
        </w:numPr>
        <w:contextualSpacing/>
      </w:pPr>
      <w:r w:rsidRPr="003D2AF5">
        <w:rPr>
          <w:b/>
          <w:bCs/>
        </w:rPr>
        <w:t>Limitations</w:t>
      </w:r>
      <w:r w:rsidRPr="003D2AF5">
        <w:t>: K-Means requires the number of clusters to be specified in advance, which can be challenging if the true structure of the data is unknown. Additionally, it is sensitive to outliers, which may skew the clustering results.</w:t>
      </w:r>
    </w:p>
    <w:p w14:paraId="57BE2527" w14:textId="37F0CB5D" w:rsidR="00D86C04" w:rsidRDefault="008F024D" w:rsidP="003E79CA">
      <w:pPr>
        <w:pStyle w:val="Caption"/>
        <w:rPr>
          <w:b/>
          <w:bCs/>
        </w:rPr>
      </w:pPr>
      <w:bookmarkStart w:id="76" w:name="_Toc184832642"/>
      <w:bookmarkStart w:id="77" w:name="_Toc198886056"/>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E96FA3">
        <w:rPr>
          <w:b/>
          <w:bCs/>
          <w:noProof/>
        </w:rPr>
        <w:t>8</w:t>
      </w:r>
      <w:bookmarkEnd w:id="76"/>
      <w:r w:rsidRPr="008F024D">
        <w:rPr>
          <w:b/>
          <w:bCs/>
        </w:rPr>
        <w:fldChar w:fldCharType="end"/>
      </w:r>
      <w:r w:rsidRPr="008F024D">
        <w:rPr>
          <w:b/>
          <w:bCs/>
        </w:rPr>
        <w:t xml:space="preserve"> </w:t>
      </w:r>
      <w:r w:rsidR="003E79CA">
        <w:rPr>
          <w:b/>
          <w:bCs/>
        </w:rPr>
        <w:br/>
      </w:r>
      <w:r w:rsidRPr="008F024D">
        <w:rPr>
          <w:i/>
          <w:iCs w:val="0"/>
        </w:rPr>
        <w:t>Illustration of K-Means Clustering Method</w:t>
      </w:r>
      <w:bookmarkEnd w:id="77"/>
    </w:p>
    <w:p w14:paraId="173EDCA5" w14:textId="77777777" w:rsidR="00D86C04" w:rsidRDefault="00D86C04" w:rsidP="003E79CA">
      <w:pPr>
        <w:contextualSpacing/>
        <w:rPr>
          <w:i/>
          <w:iCs/>
        </w:rPr>
      </w:pPr>
      <w:r>
        <w:rPr>
          <w:i/>
          <w:iCs/>
          <w:noProof/>
        </w:rPr>
        <w:drawing>
          <wp:inline distT="0" distB="0" distL="0" distR="0" wp14:anchorId="4DB1ECA3" wp14:editId="3DD00ED1">
            <wp:extent cx="5943600" cy="1894205"/>
            <wp:effectExtent l="0" t="0" r="0" b="0"/>
            <wp:docPr id="407727469" name="Picture 10" descr="A comparison of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27469" name="Picture 10" descr="A comparison of different colored dot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1894205"/>
                    </a:xfrm>
                    <a:prstGeom prst="rect">
                      <a:avLst/>
                    </a:prstGeom>
                  </pic:spPr>
                </pic:pic>
              </a:graphicData>
            </a:graphic>
          </wp:inline>
        </w:drawing>
      </w:r>
    </w:p>
    <w:p w14:paraId="61A35991" w14:textId="77777777" w:rsidR="00D86C04" w:rsidRPr="00676E0C" w:rsidRDefault="00D86C04" w:rsidP="003E79CA">
      <w:pPr>
        <w:contextualSpacing/>
        <w:rPr>
          <w:i/>
          <w:iCs/>
        </w:rPr>
      </w:pPr>
      <w:r>
        <w:rPr>
          <w:b/>
          <w:bCs/>
          <w:i/>
          <w:iCs/>
        </w:rPr>
        <w:t xml:space="preserve">Note. </w:t>
      </w:r>
      <w:r>
        <w:rPr>
          <w:i/>
          <w:iCs/>
        </w:rPr>
        <w:t xml:space="preserve">Source: </w:t>
      </w:r>
      <w:r w:rsidRPr="00676E0C">
        <w:rPr>
          <w:i/>
          <w:iCs/>
        </w:rPr>
        <w:fldChar w:fldCharType="begin"/>
      </w:r>
      <w:r w:rsidRPr="00676E0C">
        <w:rPr>
          <w:i/>
          <w:iCs/>
        </w:rPr>
        <w:instrText xml:space="preserve"> ADDIN ZOTERO_ITEM CSL_CITATION {"citationID":"J0uGLDfp","properties":{"formattedCitation":"(Rodriguez et al., 2019)","plainCitation":"(Rodriguez et al., 2019)","noteIndex":0},"citationItems":[{"id":217,"uris":["http://zotero.org/users/12007747/items/URM25GXN"],"itemData":{"id":217,"type":"article-journal","abstract":"Many real-world systems can be studied in terms of pattern recognition tasks, so that proper use (and understanding) of machine learning methods in practical applications becomes essential. While many classification methods have been proposed, there is no consensus on which methods are more suitable for a given dataset. As a consequence, it is important to comprehensively compare methods in many possible scenarios. In this context, we performed a systematic comparison of 9 well-known clustering methods available in the R language assuming normally distributed data. In order to account for the many possible variations of data, we considered artificial datasets with several tunable properties (number of classes, separation between classes, etc). In addition, we also evaluated the sensitivity of the clustering methods with regard to their parameters configuration. The results revealed that, when considering the default configurations of the adopted methods, the spectral approach tended to present particularly good performance. We also found that the default configuration of the adopted implementations was not always accurate. In these cases, a simple approach based on random selection of parameters values proved to be a good alternative to improve the performance. All in all, the reported approach provides subsidies guiding the choice of clustering algorithms.","container-title":"PLoS ONE","DOI":"10.1371/journal.pone.0210236","ISSN":"1932-6203","issue":"1","journalAbbreviation":"PLoS One","note":"PMID: 30645617\nPMCID: PMC6333366","page":"e0210236","source":"PubMed Central","title":"Clustering algorithms: A comparative approach","title-short":"Clustering algorithms","volume":"14","author":[{"family":"Rodriguez","given":"Mayra Z."},{"family":"Comin","given":"Cesar H."},{"family":"Casanova","given":"Dalcimar"},{"family":"Bruno","given":"Odemir M."},{"family":"Amancio","given":"Diego R."},{"family":"Costa","given":"Luciano da F."},{"family":"Rodrigues","given":"Francisco A."}],"issued":{"date-parts":[["2019",1,15]]}}}],"schema":"https://github.com/citation-style-language/schema/raw/master/csl-citation.json"} </w:instrText>
      </w:r>
      <w:r w:rsidRPr="00676E0C">
        <w:rPr>
          <w:i/>
          <w:iCs/>
        </w:rPr>
        <w:fldChar w:fldCharType="separate"/>
      </w:r>
      <w:r w:rsidRPr="00EE1C5C">
        <w:rPr>
          <w:rFonts w:cs="Times New Roman"/>
        </w:rPr>
        <w:t>(Rodriguez et al., 2019)</w:t>
      </w:r>
      <w:r w:rsidRPr="00676E0C">
        <w:rPr>
          <w:i/>
          <w:iCs/>
        </w:rPr>
        <w:fldChar w:fldCharType="end"/>
      </w:r>
    </w:p>
    <w:p w14:paraId="52AFEF49" w14:textId="77777777" w:rsidR="00D86C04" w:rsidRPr="003D2AF5" w:rsidRDefault="00D86C04" w:rsidP="003E79CA">
      <w:pPr>
        <w:contextualSpacing/>
      </w:pPr>
      <w:r w:rsidRPr="003D2AF5">
        <w:rPr>
          <w:b/>
          <w:bCs/>
        </w:rPr>
        <w:lastRenderedPageBreak/>
        <w:t>DBSCAN</w:t>
      </w:r>
      <w:r w:rsidRPr="003D2AF5">
        <w:t xml:space="preserve"> is another popular unsupervised learning algorithm that is particularly effective at detecting fraud in large datasets. Unlike K-Means, DBSCAN does not require the number of clusters to be specified beforehand. Instead, it detects clusters based on the density of data points, identifying areas of high density (potential legitimate transactions) and separating out noise or anomalies (potential fraud) </w:t>
      </w:r>
      <w:r>
        <w:fldChar w:fldCharType="begin"/>
      </w:r>
      <w:r>
        <w:instrText xml:space="preserve"> ADDIN ZOTERO_ITEM CSL_CITATION {"citationID":"IR1rH4MR","properties":{"formattedCitation":"(Carcillo et al., 2021)","plainCitation":"(Carcillo et al., 2021)","noteIndex":0},"citationItems":[{"id":172,"uris":["http://zotero.org/users/12007747/items/U9L98INY"],"itemData":{"id":172,"type":"article-journal","abstract":"Supervised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detection.","container-title":"Information Sciences","DOI":"10.1016/j.ins.2019.05.042","ISSN":"0020-0255","journalAbbreviation":"Information Sciences","page":"317-331","source":"ScienceDirect","title":"Combining unsupervised and supervised learning in credit card fraud detection","volume":"557","author":[{"family":"Carcillo","given":"Fabrizio"},{"family":"Le Borgne","given":"Yann-Aël"},{"family":"Caelen","given":"Olivier"},{"family":"Kessaci","given":"Yacine"},{"family":"Oblé","given":"Frédéric"},{"family":"Bontempi","given":"Gianluca"}],"issued":{"date-parts":[["2021",5,1]]}}}],"schema":"https://github.com/citation-style-language/schema/raw/master/csl-citation.json"} </w:instrText>
      </w:r>
      <w:r>
        <w:fldChar w:fldCharType="separate"/>
      </w:r>
      <w:r w:rsidRPr="00EE1C5C">
        <w:rPr>
          <w:rFonts w:cs="Times New Roman"/>
        </w:rPr>
        <w:t>(Carcillo et al., 2021)</w:t>
      </w:r>
      <w:r>
        <w:fldChar w:fldCharType="end"/>
      </w:r>
      <w:r w:rsidRPr="003D2AF5">
        <w:t>.</w:t>
      </w:r>
    </w:p>
    <w:p w14:paraId="427B94AB" w14:textId="77777777" w:rsidR="00D86C04" w:rsidRPr="003D2AF5" w:rsidRDefault="00D86C04" w:rsidP="003E79CA">
      <w:pPr>
        <w:numPr>
          <w:ilvl w:val="0"/>
          <w:numId w:val="12"/>
        </w:numPr>
        <w:contextualSpacing/>
      </w:pPr>
      <w:r w:rsidRPr="003D2AF5">
        <w:rPr>
          <w:b/>
          <w:bCs/>
        </w:rPr>
        <w:t>Advantages</w:t>
      </w:r>
      <w:r w:rsidRPr="003D2AF5">
        <w:t>: DBSCAN is highly effective at identifying clusters of irregular or unusual behavior and can detect smaller clusters of fraudulent activity within larger datasets. It also handles noise in the data more effectively than K-Means.</w:t>
      </w:r>
    </w:p>
    <w:p w14:paraId="1A033319" w14:textId="77777777" w:rsidR="00D86C04" w:rsidRDefault="00D86C04" w:rsidP="003E79CA">
      <w:pPr>
        <w:numPr>
          <w:ilvl w:val="0"/>
          <w:numId w:val="12"/>
        </w:numPr>
        <w:contextualSpacing/>
      </w:pPr>
      <w:r w:rsidRPr="003D2AF5">
        <w:rPr>
          <w:b/>
          <w:bCs/>
        </w:rPr>
        <w:t>Limitations</w:t>
      </w:r>
      <w:r w:rsidRPr="003D2AF5">
        <w:t>: DBSCAN may struggle to identify clusters in data with varying density, and it can be sensitive to the choice of parameters for detecting outliers.</w:t>
      </w:r>
    </w:p>
    <w:p w14:paraId="07CC0ACC" w14:textId="65EF3E3E" w:rsidR="00D86C04" w:rsidRDefault="008F024D" w:rsidP="003E79CA">
      <w:pPr>
        <w:pStyle w:val="Caption"/>
        <w:rPr>
          <w:b/>
          <w:bCs/>
        </w:rPr>
      </w:pPr>
      <w:bookmarkStart w:id="78" w:name="_Toc184832643"/>
      <w:bookmarkStart w:id="79" w:name="_Toc198886057"/>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E96FA3">
        <w:rPr>
          <w:b/>
          <w:bCs/>
          <w:noProof/>
        </w:rPr>
        <w:t>9</w:t>
      </w:r>
      <w:bookmarkEnd w:id="78"/>
      <w:r w:rsidRPr="008F024D">
        <w:rPr>
          <w:b/>
          <w:bCs/>
        </w:rPr>
        <w:fldChar w:fldCharType="end"/>
      </w:r>
      <w:r w:rsidRPr="008F024D">
        <w:rPr>
          <w:b/>
          <w:bCs/>
        </w:rPr>
        <w:t xml:space="preserve"> </w:t>
      </w:r>
      <w:r w:rsidR="003E79CA">
        <w:rPr>
          <w:b/>
          <w:bCs/>
        </w:rPr>
        <w:br/>
      </w:r>
      <w:r w:rsidRPr="008F024D">
        <w:rPr>
          <w:i/>
          <w:iCs w:val="0"/>
        </w:rPr>
        <w:t>Graphic Depiction of DBSCAN Clustering</w:t>
      </w:r>
      <w:bookmarkEnd w:id="79"/>
    </w:p>
    <w:p w14:paraId="1C2E3402" w14:textId="77777777" w:rsidR="00D86C04" w:rsidRPr="00635FAC" w:rsidRDefault="00D86C04" w:rsidP="003E79CA">
      <w:pPr>
        <w:contextualSpacing/>
      </w:pPr>
      <w:r>
        <w:rPr>
          <w:noProof/>
        </w:rPr>
        <w:drawing>
          <wp:inline distT="0" distB="0" distL="0" distR="0" wp14:anchorId="71D54D73" wp14:editId="1F0939B4">
            <wp:extent cx="3159457" cy="2555443"/>
            <wp:effectExtent l="0" t="0" r="3175" b="0"/>
            <wp:docPr id="1814876342" name="Picture 11" descr="A diagram of a circle with arrows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76342" name="Picture 11" descr="A diagram of a circle with arrows and circl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63737" cy="2558905"/>
                    </a:xfrm>
                    <a:prstGeom prst="rect">
                      <a:avLst/>
                    </a:prstGeom>
                  </pic:spPr>
                </pic:pic>
              </a:graphicData>
            </a:graphic>
          </wp:inline>
        </w:drawing>
      </w:r>
    </w:p>
    <w:p w14:paraId="338DE208" w14:textId="77777777" w:rsidR="00D86C04" w:rsidRPr="00635FAC" w:rsidRDefault="00D86C04" w:rsidP="003E79CA">
      <w:pPr>
        <w:contextualSpacing/>
        <w:rPr>
          <w:i/>
          <w:iCs/>
        </w:rPr>
      </w:pPr>
      <w:r>
        <w:rPr>
          <w:b/>
          <w:bCs/>
          <w:i/>
          <w:iCs/>
        </w:rPr>
        <w:t xml:space="preserve">Note. </w:t>
      </w:r>
      <w:r>
        <w:rPr>
          <w:i/>
          <w:iCs/>
        </w:rPr>
        <w:t xml:space="preserve">Source: </w:t>
      </w:r>
      <w:r w:rsidRPr="00635FAC">
        <w:rPr>
          <w:i/>
          <w:iCs/>
        </w:rPr>
        <w:fldChar w:fldCharType="begin"/>
      </w:r>
      <w:r w:rsidRPr="00635FAC">
        <w:rPr>
          <w:i/>
          <w:iCs/>
        </w:rPr>
        <w:instrText xml:space="preserve"> ADDIN ZOTERO_ITEM CSL_CITATION {"citationID":"YO79ttC6","properties":{"formattedCitation":"(Zhang et al., 2022)","plainCitation":"(Zhang et al., 2022)","noteIndex":0},"citationItems":[{"id":220,"uris":["http://zotero.org/users/12007747/items/7X7SA8YJ"],"itemData":{"id":220,"type":"article-journal","abstract":"In big data analysis, conventional clustering algorithms have limitations to deal with nonlinear spatial datasets, e.g., low accuracy and high computation cost. Aiming at these problems, this paper proposed a new DBSCAN extension algorithm for online clustering, which consists of three layers, considering DBSCAN, granular computing (GrC), and fuzzy rule-based modeling. Firstly, making use of DBSCAN algorithms’ advantages at extracting structural information, spatial data are clustered via DBSCAN into structural clusters, which are subsequently described by structural information granules (IG) via GrC. Secondly, based on the structural IGs, a series of granular models are constructed in the medium space, and utilized to form fuzzy rules to guide clustering on spatial data. Finally, with the help of structural IGs and granular rules, a rule-based modeling method is constructed in the output space for online clustering. Experiments on a synthetic toy dataset and a typical spatial dataset are implemented in this paper. Numerical results validate the feasibility to the proposed method in online spatial data clustering. Moreover, comparative studies with conventional methods and existing DBSCAN variants demonstrate the superiorities of the proposed method, as well as accuracy improvement and computation overhead reduction.","container-title":"Applied Sciences","DOI":"10.3390/app12199402","ISSN":"2076-3417","issue":"19","language":"en","license":"http://creativecommons.org/licenses/by/3.0/","note":"number: 19\npublisher: Multidisciplinary Digital Publishing Institute","page":"9402","source":"www.mdpi.com","title":"Extension of DBSCAN in Online Clustering: An Approach Based on Three-Layer Granular Models","title-short":"Extension of DBSCAN in Online Clustering","volume":"12","author":[{"family":"Zhang","given":"Xinhui"},{"family":"Shen","given":"Xun"},{"family":"Ouyang","given":"Tinghui"}],"issued":{"date-parts":[["2022",1]]}}}],"schema":"https://github.com/citation-style-language/schema/raw/master/csl-citation.json"} </w:instrText>
      </w:r>
      <w:r w:rsidRPr="00635FAC">
        <w:rPr>
          <w:i/>
          <w:iCs/>
        </w:rPr>
        <w:fldChar w:fldCharType="separate"/>
      </w:r>
      <w:r w:rsidRPr="00EE1C5C">
        <w:rPr>
          <w:rFonts w:cs="Times New Roman"/>
        </w:rPr>
        <w:t>(Zhang et al., 2022)</w:t>
      </w:r>
      <w:r w:rsidRPr="00635FAC">
        <w:rPr>
          <w:i/>
          <w:iCs/>
        </w:rPr>
        <w:fldChar w:fldCharType="end"/>
      </w:r>
    </w:p>
    <w:p w14:paraId="65251450" w14:textId="77777777" w:rsidR="00D86C04" w:rsidRPr="003D2AF5" w:rsidRDefault="00D86C04" w:rsidP="003E79CA">
      <w:pPr>
        <w:contextualSpacing/>
      </w:pPr>
      <w:r w:rsidRPr="003D2AF5">
        <w:rPr>
          <w:b/>
          <w:bCs/>
        </w:rPr>
        <w:t>Hierarchical clustering</w:t>
      </w:r>
      <w:r w:rsidRPr="003D2AF5">
        <w:t xml:space="preserve"> creates a tree-like structure of nested clusters</w:t>
      </w:r>
      <w:r>
        <w:t xml:space="preserve"> known as a dendrogram</w:t>
      </w:r>
      <w:r w:rsidRPr="003D2AF5">
        <w:t xml:space="preserve">, providing multiple levels of grouping within the data. This technique is particularly useful for </w:t>
      </w:r>
      <w:r w:rsidRPr="003D2AF5">
        <w:lastRenderedPageBreak/>
        <w:t xml:space="preserve">detecting fraud at different levels of granularity, helping to uncover not only individual outliers but also broader patterns of suspicious behavior across various subsets of PPP loan applicants </w:t>
      </w:r>
      <w:r>
        <w:fldChar w:fldCharType="begin"/>
      </w:r>
      <w:r>
        <w:instrText xml:space="preserve"> ADDIN ZOTERO_ITEM CSL_CITATION {"citationID":"9R26ymQI","properties":{"formattedCitation":"(Zhao et al., 2024)","plainCitation":"(Zhao et al., 2024)","noteIndex":0},"citationItems":[{"id":133,"uris":["http://zotero.org/users/12007747/items/8JA6PPXN"],"itemData":{"id":133,"type":"article-journal","container-title":"International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EE1C5C">
        <w:rPr>
          <w:rFonts w:cs="Times New Roman"/>
        </w:rPr>
        <w:t>(Zhao et al., 2024)</w:t>
      </w:r>
      <w:r>
        <w:fldChar w:fldCharType="end"/>
      </w:r>
      <w:r w:rsidRPr="003D2AF5">
        <w:t>.</w:t>
      </w:r>
    </w:p>
    <w:p w14:paraId="5A891EDF" w14:textId="77777777" w:rsidR="00D86C04" w:rsidRPr="003D2AF5" w:rsidRDefault="00D86C04" w:rsidP="003E79CA">
      <w:pPr>
        <w:numPr>
          <w:ilvl w:val="0"/>
          <w:numId w:val="13"/>
        </w:numPr>
        <w:contextualSpacing/>
      </w:pPr>
      <w:r w:rsidRPr="003D2AF5">
        <w:rPr>
          <w:b/>
          <w:bCs/>
        </w:rPr>
        <w:t>Advantages</w:t>
      </w:r>
      <w:r w:rsidRPr="003D2AF5">
        <w:t>: Hierarchical clustering does not require the number of clusters to be specified in advance, making it more flexible than K-Means. It also allows for a more detailed analysis of the relationships between clusters.</w:t>
      </w:r>
    </w:p>
    <w:p w14:paraId="59723ABC" w14:textId="77777777" w:rsidR="00D86C04" w:rsidRDefault="00D86C04" w:rsidP="003E79CA">
      <w:pPr>
        <w:numPr>
          <w:ilvl w:val="0"/>
          <w:numId w:val="13"/>
        </w:numPr>
        <w:contextualSpacing/>
      </w:pPr>
      <w:r w:rsidRPr="003D2AF5">
        <w:rPr>
          <w:b/>
          <w:bCs/>
        </w:rPr>
        <w:t>Limitations</w:t>
      </w:r>
      <w:r w:rsidRPr="003D2AF5">
        <w:t>: Hierarchical clustering can be computationally expensive, particularly for very large datasets, and it may not perform well in situations where the true structure of the data is complex and non-hierarchical.</w:t>
      </w:r>
    </w:p>
    <w:p w14:paraId="0E442374" w14:textId="372D1D9D" w:rsidR="00D86C04" w:rsidRDefault="008F024D" w:rsidP="003E79CA">
      <w:pPr>
        <w:pStyle w:val="Caption"/>
        <w:rPr>
          <w:b/>
          <w:bCs/>
        </w:rPr>
      </w:pPr>
      <w:bookmarkStart w:id="80" w:name="_Toc184832644"/>
      <w:bookmarkStart w:id="81" w:name="_Toc198886058"/>
      <w:r w:rsidRPr="008F024D">
        <w:rPr>
          <w:b/>
          <w:bCs/>
        </w:rPr>
        <w:t xml:space="preserve">Figure </w:t>
      </w:r>
      <w:r w:rsidRPr="008F024D">
        <w:rPr>
          <w:b/>
          <w:bCs/>
        </w:rPr>
        <w:fldChar w:fldCharType="begin"/>
      </w:r>
      <w:r w:rsidRPr="008F024D">
        <w:rPr>
          <w:b/>
          <w:bCs/>
        </w:rPr>
        <w:instrText xml:space="preserve"> SEQ Figure \* ARABIC </w:instrText>
      </w:r>
      <w:r w:rsidRPr="008F024D">
        <w:rPr>
          <w:b/>
          <w:bCs/>
        </w:rPr>
        <w:fldChar w:fldCharType="separate"/>
      </w:r>
      <w:r w:rsidR="00E96FA3">
        <w:rPr>
          <w:b/>
          <w:bCs/>
          <w:noProof/>
        </w:rPr>
        <w:t>10</w:t>
      </w:r>
      <w:bookmarkEnd w:id="80"/>
      <w:r w:rsidRPr="008F024D">
        <w:rPr>
          <w:b/>
          <w:bCs/>
        </w:rPr>
        <w:fldChar w:fldCharType="end"/>
      </w:r>
      <w:r w:rsidRPr="008F024D">
        <w:rPr>
          <w:b/>
          <w:bCs/>
        </w:rPr>
        <w:t xml:space="preserve"> </w:t>
      </w:r>
      <w:r w:rsidR="003E79CA">
        <w:rPr>
          <w:b/>
          <w:bCs/>
        </w:rPr>
        <w:br/>
      </w:r>
      <w:r w:rsidRPr="008F024D">
        <w:rPr>
          <w:i/>
          <w:iCs w:val="0"/>
        </w:rPr>
        <w:t>Hierarchical Clustering Dendrogram</w:t>
      </w:r>
      <w:bookmarkEnd w:id="81"/>
    </w:p>
    <w:p w14:paraId="0BC2CCD9" w14:textId="77777777" w:rsidR="00D86C04" w:rsidRPr="001D35B6" w:rsidRDefault="00D86C04" w:rsidP="003E79CA">
      <w:pPr>
        <w:contextualSpacing/>
      </w:pPr>
      <w:r>
        <w:rPr>
          <w:noProof/>
        </w:rPr>
        <w:drawing>
          <wp:inline distT="0" distB="0" distL="0" distR="0" wp14:anchorId="3FF76ADC" wp14:editId="11CB43CE">
            <wp:extent cx="3063922" cy="1833431"/>
            <wp:effectExtent l="0" t="0" r="3175" b="0"/>
            <wp:docPr id="1461080777" name="Picture 12"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80777" name="Picture 12" descr="A diagram of a tre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67940" cy="1835835"/>
                    </a:xfrm>
                    <a:prstGeom prst="rect">
                      <a:avLst/>
                    </a:prstGeom>
                  </pic:spPr>
                </pic:pic>
              </a:graphicData>
            </a:graphic>
          </wp:inline>
        </w:drawing>
      </w:r>
    </w:p>
    <w:p w14:paraId="4B395AE7" w14:textId="77777777" w:rsidR="00D86C04" w:rsidRPr="001D35B6" w:rsidRDefault="00D86C04" w:rsidP="003E79CA">
      <w:pPr>
        <w:contextualSpacing/>
        <w:rPr>
          <w:i/>
          <w:iCs/>
        </w:rPr>
      </w:pPr>
      <w:r>
        <w:rPr>
          <w:b/>
          <w:bCs/>
          <w:i/>
          <w:iCs/>
        </w:rPr>
        <w:t xml:space="preserve">Note. </w:t>
      </w:r>
      <w:r>
        <w:rPr>
          <w:i/>
          <w:iCs/>
        </w:rPr>
        <w:t xml:space="preserve">Source: </w:t>
      </w:r>
      <w:r w:rsidRPr="001D35B6">
        <w:rPr>
          <w:i/>
          <w:iCs/>
        </w:rPr>
        <w:fldChar w:fldCharType="begin"/>
      </w:r>
      <w:r w:rsidRPr="001D35B6">
        <w:rPr>
          <w:i/>
          <w:iCs/>
        </w:rPr>
        <w:instrText xml:space="preserve"> ADDIN ZOTERO_ITEM CSL_CITATION {"citationID":"T1mthXs1","properties":{"formattedCitation":"(Halkidi, 2009)","plainCitation":"(Halkidi, 2009)","noteIndex":0},"citationItems":[{"id":222,"uris":["http://zotero.org/users/12007747/items/HQQMPKGD"],"itemData":{"id":222,"type":"chapter","container-title":"Encyclopedia of Database Systems","event-place":"Boston, MA","ISBN":"978-0-387-39940-9","language":"en","note":"DOI: 10.1007/978-0-387-39940-9_604","page":"1291-1294","publisher":"Springer US","publisher-place":"Boston, MA","source":"Springer Link","title":"Hierarchial Clustering","URL":"https://doi.org/10.1007/978-0-387-39940-9_604","author":[{"family":"Halkidi","given":"Maria"}],"editor":[{"family":"LIU","given":"LING"},{"family":"ÖZSU","given":"M. TAMER"}],"accessed":{"date-parts":[["2024",9,12]]},"issued":{"date-parts":[["2009"]]}}}],"schema":"https://github.com/citation-style-language/schema/raw/master/csl-citation.json"} </w:instrText>
      </w:r>
      <w:r w:rsidRPr="001D35B6">
        <w:rPr>
          <w:i/>
          <w:iCs/>
        </w:rPr>
        <w:fldChar w:fldCharType="separate"/>
      </w:r>
      <w:r w:rsidRPr="00EE1C5C">
        <w:rPr>
          <w:rFonts w:cs="Times New Roman"/>
        </w:rPr>
        <w:t>(Halkidi, 2009)</w:t>
      </w:r>
      <w:r w:rsidRPr="001D35B6">
        <w:rPr>
          <w:i/>
          <w:iCs/>
        </w:rPr>
        <w:fldChar w:fldCharType="end"/>
      </w:r>
    </w:p>
    <w:p w14:paraId="726120FD" w14:textId="77777777" w:rsidR="00D86C04" w:rsidRPr="003D2AF5" w:rsidRDefault="00D86C04" w:rsidP="003E79CA">
      <w:pPr>
        <w:pStyle w:val="Heading3"/>
      </w:pPr>
      <w:bookmarkStart w:id="82" w:name="_Hlk177122537"/>
      <w:r w:rsidRPr="003D2AF5">
        <w:t>Semi-Supervised Learning</w:t>
      </w:r>
    </w:p>
    <w:bookmarkEnd w:id="82"/>
    <w:p w14:paraId="3E7BBCD4" w14:textId="77777777" w:rsidR="00A35EE1" w:rsidRPr="00A35EE1" w:rsidRDefault="00A35EE1" w:rsidP="003E79CA">
      <w:pPr>
        <w:contextualSpacing/>
      </w:pPr>
      <w:r w:rsidRPr="00A35EE1">
        <w:t>Semi-supervised learning (SSL) combines elements of both supervised and unsupervised learning, making it especially useful in fraud detection scenarios where a small set of labeled data is available, but most of the data remains unlabeled. This approach enables the model to leverage the limited labeled data to make informed predictions about the unlabeled data.</w:t>
      </w:r>
    </w:p>
    <w:p w14:paraId="61ACE3A5" w14:textId="413C12CB" w:rsidR="0075156D" w:rsidRPr="0075156D" w:rsidRDefault="0075156D" w:rsidP="003E79CA">
      <w:pPr>
        <w:contextualSpacing/>
      </w:pPr>
      <w:r w:rsidRPr="00A35EE1">
        <w:rPr>
          <w:b/>
          <w:bCs/>
        </w:rPr>
        <w:lastRenderedPageBreak/>
        <w:t>Graph-based SSL</w:t>
      </w:r>
      <w:r w:rsidRPr="0075156D">
        <w:t xml:space="preserve">, as described by </w:t>
      </w:r>
      <w:r>
        <w:fldChar w:fldCharType="begin"/>
      </w:r>
      <w:r>
        <w:instrText xml:space="preserve"> ADDIN ZOTERO_ITEM CSL_CITATION {"citationID":"sM2veZ0Y","properties":{"formattedCitation":"(Miller &amp; Bertozzi, 2024)","plainCitation":"(Miller &amp; Bertozzi, 2024)","dontUpdate":true,"noteIndex":0},"citationItems":[{"id":134,"uris":["http://zotero.org/users/12007747/items/D55EXMMB"],"itemData":{"id":134,"type":"article-journal","abstract":"Abstract\n            Active learning in semi-supervised classification involves introducing additional labels for unlabelled data to improve the accuracy of the underlying classifier. A challenge is to identify which points to label to best improve performance while limiting the number of new labels. “Model Change” active learning quantifies the resulting change incurred in the classifier by introducing the additional label(s). We pair this idea with graph-based semi-supervised learning (SSL) methods, that use the spectrum of the graph Laplacian matrix, which can be truncated to avoid prohibitively large computational and storage costs. We consider a family of convex loss functions for which the acquisition function can be efficiently approximated using the Laplace approximation of the posterior distribution. We show a variety of multiclass examples that illustrate improved performance over prior state-of-art.","container-title":"Communications on Applied Mathematics and Computation","DOI":"10.1007/s42967-023-00328-z","ISSN":"2096-6385, 2661-8893","issue":"2","journalAbbreviation":"Commun. Appl. Math. Comput.","language":"en","page":"1270-1298","source":"DOI.org (Crossref)","title":"Model Change Active Learning in Graph-Based Semi-supervised Learning","volume":"6","author":[{"family":"Miller","given":"Kevin S."},{"family":"Bertozzi","given":"Andrea L."}],"issued":{"date-parts":[["2024",6]]}}}],"schema":"https://github.com/citation-style-language/schema/raw/master/csl-citation.json"} </w:instrText>
      </w:r>
      <w:r>
        <w:fldChar w:fldCharType="separate"/>
      </w:r>
      <w:r w:rsidRPr="00A35EE1">
        <w:rPr>
          <w:rFonts w:cs="Times New Roman"/>
        </w:rPr>
        <w:t xml:space="preserve">Miller &amp; Bertozzi </w:t>
      </w:r>
      <w:r>
        <w:rPr>
          <w:rFonts w:cs="Times New Roman"/>
        </w:rPr>
        <w:t>(</w:t>
      </w:r>
      <w:r w:rsidRPr="00A35EE1">
        <w:rPr>
          <w:rFonts w:cs="Times New Roman"/>
        </w:rPr>
        <w:t>2024)</w:t>
      </w:r>
      <w:r>
        <w:fldChar w:fldCharType="end"/>
      </w:r>
      <w:r w:rsidRPr="0075156D">
        <w:t xml:space="preserve">, leverages graph Laplacian spectral truncation to model complex relationships within data. By representing data points (e.g., loan applicants or transactions) as nodes and their connections as edges, this approach captures relational patterns that traditional clustering methods may overlook. This is particularly effective for datasets like the </w:t>
      </w:r>
      <w:r>
        <w:t xml:space="preserve">PPP </w:t>
      </w:r>
      <w:r w:rsidRPr="0075156D">
        <w:t>where interconnected entities</w:t>
      </w:r>
      <w:r>
        <w:t xml:space="preserve"> </w:t>
      </w:r>
      <w:r w:rsidRPr="0075156D">
        <w:t>naturally form network structures.</w:t>
      </w:r>
    </w:p>
    <w:p w14:paraId="41033DC5" w14:textId="2FF30DF2" w:rsidR="0075156D" w:rsidRPr="0075156D" w:rsidRDefault="0075156D" w:rsidP="003E79CA">
      <w:pPr>
        <w:pStyle w:val="ListParagraph"/>
        <w:numPr>
          <w:ilvl w:val="0"/>
          <w:numId w:val="69"/>
        </w:numPr>
        <w:rPr>
          <w:b/>
          <w:bCs/>
        </w:rPr>
      </w:pPr>
      <w:r w:rsidRPr="0075156D">
        <w:rPr>
          <w:b/>
          <w:bCs/>
        </w:rPr>
        <w:t>Advantages</w:t>
      </w:r>
      <w:r w:rsidRPr="0075156D">
        <w:t>:</w:t>
      </w:r>
    </w:p>
    <w:p w14:paraId="3465948B" w14:textId="77777777" w:rsidR="0075156D" w:rsidRPr="0075156D" w:rsidRDefault="0075156D" w:rsidP="003E79CA">
      <w:pPr>
        <w:numPr>
          <w:ilvl w:val="1"/>
          <w:numId w:val="70"/>
        </w:numPr>
        <w:contextualSpacing/>
      </w:pPr>
      <w:r w:rsidRPr="0075156D">
        <w:rPr>
          <w:b/>
          <w:bCs/>
        </w:rPr>
        <w:t>Relational Insights</w:t>
      </w:r>
      <w:r w:rsidRPr="0075156D">
        <w:t>: By encoding both local and global relationships, graph-based methods can identify nuanced patterns of fraud. For example, loans disbursed through the same lender or within the same geographic region often share behavioral correlations, such as repayment anomalies or loan-to-employee ratios.</w:t>
      </w:r>
    </w:p>
    <w:p w14:paraId="38007A81" w14:textId="77777777" w:rsidR="0075156D" w:rsidRPr="0075156D" w:rsidRDefault="0075156D" w:rsidP="003E79CA">
      <w:pPr>
        <w:numPr>
          <w:ilvl w:val="1"/>
          <w:numId w:val="70"/>
        </w:numPr>
        <w:contextualSpacing/>
      </w:pPr>
      <w:r w:rsidRPr="0075156D">
        <w:rPr>
          <w:b/>
          <w:bCs/>
        </w:rPr>
        <w:t>Scalability</w:t>
      </w:r>
      <w:r w:rsidRPr="0075156D">
        <w:t>: Spectral truncation techniques optimize graph processing, enabling the model to scale effectively for large datasets, such as the PPP's millions of records.</w:t>
      </w:r>
    </w:p>
    <w:p w14:paraId="5F2D6677" w14:textId="77777777" w:rsidR="0075156D" w:rsidRDefault="0075156D" w:rsidP="003E79CA">
      <w:pPr>
        <w:numPr>
          <w:ilvl w:val="1"/>
          <w:numId w:val="70"/>
        </w:numPr>
        <w:contextualSpacing/>
      </w:pPr>
      <w:r w:rsidRPr="0075156D">
        <w:rPr>
          <w:b/>
          <w:bCs/>
        </w:rPr>
        <w:t>Label Propagation</w:t>
      </w:r>
      <w:r w:rsidRPr="0075156D">
        <w:t xml:space="preserve">: With limited labeled fraud cases, graph-based SSL excels by propagating labels across the graph, generalizing patterns from known fraud instances to unlabeled data points </w:t>
      </w:r>
      <w:r>
        <w:fldChar w:fldCharType="begin"/>
      </w:r>
      <w:r>
        <w:instrText xml:space="preserve"> ADDIN ZOTERO_ITEM CSL_CITATION {"citationID":"O4YH7bYm","properties":{"formattedCitation":"(King et al., 2023)","plainCitation":"(King et al., 2023)","noteIndex":0},"citationItems":[{"id":82,"uris":["http://zotero.org/users/12007747/items/RMMCG6W6"],"itemData":{"id":82,"type":"article-journal","abstract":"The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fldChar w:fldCharType="separate"/>
      </w:r>
      <w:r w:rsidRPr="0075156D">
        <w:rPr>
          <w:rFonts w:cs="Times New Roman"/>
        </w:rPr>
        <w:t>(King et al., 2023)</w:t>
      </w:r>
      <w:r>
        <w:fldChar w:fldCharType="end"/>
      </w:r>
      <w:r w:rsidRPr="0075156D">
        <w:t>.</w:t>
      </w:r>
    </w:p>
    <w:p w14:paraId="088E5D0C" w14:textId="77777777" w:rsidR="0075156D" w:rsidRDefault="0075156D" w:rsidP="003E79CA">
      <w:pPr>
        <w:numPr>
          <w:ilvl w:val="0"/>
          <w:numId w:val="69"/>
        </w:numPr>
        <w:contextualSpacing/>
      </w:pPr>
      <w:r w:rsidRPr="0075156D">
        <w:rPr>
          <w:b/>
          <w:bCs/>
        </w:rPr>
        <w:t>Limitations</w:t>
      </w:r>
    </w:p>
    <w:p w14:paraId="5EEDF421" w14:textId="3561EB58" w:rsidR="0075156D" w:rsidRPr="0075156D" w:rsidRDefault="0075156D" w:rsidP="003E79CA">
      <w:pPr>
        <w:numPr>
          <w:ilvl w:val="1"/>
          <w:numId w:val="69"/>
        </w:numPr>
        <w:contextualSpacing/>
      </w:pPr>
      <w:r w:rsidRPr="0075156D">
        <w:rPr>
          <w:b/>
          <w:bCs/>
        </w:rPr>
        <w:t>Computational Costs</w:t>
      </w:r>
      <w:r w:rsidRPr="0075156D">
        <w:t>: Constructing and processing large-scale graphs can be resource-intensive, particularly for high-dimensional datasets.</w:t>
      </w:r>
    </w:p>
    <w:p w14:paraId="69BB736C" w14:textId="77777777" w:rsidR="0075156D" w:rsidRPr="0075156D" w:rsidRDefault="0075156D" w:rsidP="003E79CA">
      <w:pPr>
        <w:numPr>
          <w:ilvl w:val="1"/>
          <w:numId w:val="71"/>
        </w:numPr>
        <w:contextualSpacing/>
      </w:pPr>
      <w:r w:rsidRPr="0075156D">
        <w:rPr>
          <w:b/>
          <w:bCs/>
        </w:rPr>
        <w:t>Sensitivity to Noise</w:t>
      </w:r>
      <w:r w:rsidRPr="0075156D">
        <w:t>: Graph performance depends on the quality of its edges. Erroneous or noisy connections can lead to misleading patterns and reduced accuracy.</w:t>
      </w:r>
    </w:p>
    <w:p w14:paraId="146248A6" w14:textId="1BDAEBC6" w:rsidR="0075156D" w:rsidRPr="00A35EE1" w:rsidRDefault="0075156D" w:rsidP="003E79CA">
      <w:pPr>
        <w:numPr>
          <w:ilvl w:val="1"/>
          <w:numId w:val="71"/>
        </w:numPr>
        <w:contextualSpacing/>
      </w:pPr>
      <w:r w:rsidRPr="0075156D">
        <w:rPr>
          <w:b/>
          <w:bCs/>
        </w:rPr>
        <w:t>Graph Construction Complexity</w:t>
      </w:r>
      <w:r w:rsidRPr="0075156D">
        <w:t>: Designing the graph (e.g., choosing similarity metrics or defining edge weights) requires domain expertise and can vary significantly by dataset.</w:t>
      </w:r>
    </w:p>
    <w:p w14:paraId="6B822B0F" w14:textId="77777777" w:rsidR="00D86C04" w:rsidRPr="003D2AF5" w:rsidRDefault="00D86C04" w:rsidP="003E79CA">
      <w:pPr>
        <w:contextualSpacing/>
      </w:pPr>
      <w:r w:rsidRPr="003D2AF5">
        <w:rPr>
          <w:b/>
          <w:bCs/>
        </w:rPr>
        <w:lastRenderedPageBreak/>
        <w:t>Pseudo-labeling</w:t>
      </w:r>
      <w:r w:rsidRPr="003D2AF5">
        <w:t xml:space="preserve"> is a common semi-supervised learning technique in which the model first labels the unlabeled data based on its predictions from the labeled dataset. These pseudo-labeled data points are then used to retrain the model, gradually improving its accuracy. In the PPP, pseudo-labeling can be applied to flag potentially fraudulent loan applications that share characteristics with known fraudulent cases </w:t>
      </w:r>
      <w:r>
        <w:fldChar w:fldCharType="begin"/>
      </w:r>
      <w:r>
        <w:instrText xml:space="preserve"> ADDIN ZOTERO_ITEM CSL_CITATION {"citationID":"QZthvChl","properties":{"formattedCitation":"(Zhao et al., 2024)","plainCitation":"(Zhao et al., 2024)","noteIndex":0},"citationItems":[{"id":133,"uris":["http://zotero.org/users/12007747/items/8JA6PPXN"],"itemData":{"id":133,"type":"article-journal","container-title":"International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EE1C5C">
        <w:rPr>
          <w:rFonts w:cs="Times New Roman"/>
        </w:rPr>
        <w:t>(Zhao et al., 2024)</w:t>
      </w:r>
      <w:r>
        <w:fldChar w:fldCharType="end"/>
      </w:r>
      <w:r w:rsidRPr="003D2AF5">
        <w:t>.</w:t>
      </w:r>
    </w:p>
    <w:p w14:paraId="7BBAD488" w14:textId="77777777" w:rsidR="00D86C04" w:rsidRPr="003D2AF5" w:rsidRDefault="00D86C04" w:rsidP="003E79CA">
      <w:pPr>
        <w:numPr>
          <w:ilvl w:val="0"/>
          <w:numId w:val="14"/>
        </w:numPr>
        <w:contextualSpacing/>
      </w:pPr>
      <w:r w:rsidRPr="003D2AF5">
        <w:rPr>
          <w:b/>
          <w:bCs/>
        </w:rPr>
        <w:t>Advantages</w:t>
      </w:r>
      <w:r w:rsidRPr="003D2AF5">
        <w:t>: Pseudo-labeling allows for continuous improvement of the model’s predictions, even when only a small fraction of the data is labeled. It is particularly useful in fraud detection when the cost of obtaining labeled data is high.</w:t>
      </w:r>
    </w:p>
    <w:p w14:paraId="49786FCC" w14:textId="77777777" w:rsidR="00D86C04" w:rsidRPr="003D2AF5" w:rsidRDefault="00D86C04" w:rsidP="003E79CA">
      <w:pPr>
        <w:numPr>
          <w:ilvl w:val="0"/>
          <w:numId w:val="14"/>
        </w:numPr>
        <w:contextualSpacing/>
      </w:pPr>
      <w:r w:rsidRPr="003D2AF5">
        <w:rPr>
          <w:b/>
          <w:bCs/>
        </w:rPr>
        <w:t>Limitations</w:t>
      </w:r>
      <w:r w:rsidRPr="003D2AF5">
        <w:t>: Pseudo-labeling can introduce noise into the model if the initial predictions are incorrect, leading to a self-reinforcing cycle of errors. This can be mitigated through careful validation of the model’s outputs.</w:t>
      </w:r>
    </w:p>
    <w:p w14:paraId="2C65D1D5" w14:textId="77777777" w:rsidR="00D86C04" w:rsidRPr="003D2AF5" w:rsidRDefault="00D86C04" w:rsidP="003E79CA">
      <w:pPr>
        <w:contextualSpacing/>
      </w:pPr>
      <w:r w:rsidRPr="003D2AF5">
        <w:rPr>
          <w:b/>
          <w:bCs/>
        </w:rPr>
        <w:t>Self-training</w:t>
      </w:r>
      <w:r w:rsidRPr="003D2AF5">
        <w:t xml:space="preserve"> is another iterative semi-supervised learning process, where the model is initially trained on the labeled data and then uses its own predictions to label additional data points. With each iteration, the model refines its predictions, becoming more accurate over time </w:t>
      </w:r>
      <w:r>
        <w:fldChar w:fldCharType="begin"/>
      </w:r>
      <w:r>
        <w:instrText xml:space="preserve"> ADDIN ZOTERO_ITEM CSL_CITATION {"citationID":"tEpqowaq","properties":{"formattedCitation":"(Sarker, 2021)","plainCitation":"(Sarker, 2021)","noteIndex":0},"citationItems":[{"id":96,"uris":["http://zotero.org/users/12007747/items/XPAFE3KE"],"itemData":{"id":96,"type":"article-journal","abstract":"In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view.","container-title":"SN Computer Science","DOI":"10.1007/s42979-021-00592-x","ISSN":"2661-8907","issue":"3","journalAbbreviation":"SN COMPUT. SCI.","language":"en","page":"160","source":"Springer Link","title":"Machine Learning: Algorithms, Real-World Applications and Research Directions","title-short":"Machine Learning","volume":"2","author":[{"family":"Sarker","given":"Iqbal H."}],"issued":{"date-parts":[["2021",3,22]]}}}],"schema":"https://github.com/citation-style-language/schema/raw/master/csl-citation.json"} </w:instrText>
      </w:r>
      <w:r>
        <w:fldChar w:fldCharType="separate"/>
      </w:r>
      <w:r w:rsidRPr="00EE1C5C">
        <w:rPr>
          <w:rFonts w:cs="Times New Roman"/>
        </w:rPr>
        <w:t>(Sarker, 2021)</w:t>
      </w:r>
      <w:r>
        <w:fldChar w:fldCharType="end"/>
      </w:r>
      <w:r w:rsidRPr="003D2AF5">
        <w:t>.</w:t>
      </w:r>
    </w:p>
    <w:p w14:paraId="592FA15C" w14:textId="77777777" w:rsidR="00D86C04" w:rsidRPr="003D2AF5" w:rsidRDefault="00D86C04" w:rsidP="003E79CA">
      <w:pPr>
        <w:numPr>
          <w:ilvl w:val="0"/>
          <w:numId w:val="15"/>
        </w:numPr>
        <w:contextualSpacing/>
      </w:pPr>
      <w:r w:rsidRPr="003D2AF5">
        <w:rPr>
          <w:b/>
          <w:bCs/>
        </w:rPr>
        <w:t>Advantages</w:t>
      </w:r>
      <w:r w:rsidRPr="003D2AF5">
        <w:t>: Self-training allows the model to improve with minimal human intervention and is highly scalable, making it suitable for large datasets like the PPP.</w:t>
      </w:r>
    </w:p>
    <w:p w14:paraId="134E1D1E" w14:textId="77777777" w:rsidR="00D86C04" w:rsidRDefault="00D86C04" w:rsidP="003E79CA">
      <w:pPr>
        <w:numPr>
          <w:ilvl w:val="0"/>
          <w:numId w:val="15"/>
        </w:numPr>
        <w:contextualSpacing/>
      </w:pPr>
      <w:r w:rsidRPr="003D2AF5">
        <w:rPr>
          <w:b/>
          <w:bCs/>
        </w:rPr>
        <w:t>Limitations</w:t>
      </w:r>
      <w:r w:rsidRPr="003D2AF5">
        <w:t xml:space="preserve">: </w:t>
      </w:r>
      <w:proofErr w:type="gramStart"/>
      <w:r w:rsidRPr="003D2AF5">
        <w:t>Similar to</w:t>
      </w:r>
      <w:proofErr w:type="gramEnd"/>
      <w:r w:rsidRPr="003D2AF5">
        <w:t xml:space="preserve"> pseudo-labeling, self-training runs the risk of propagating errors if the model’s early predictions are inaccurate.</w:t>
      </w:r>
    </w:p>
    <w:p w14:paraId="15E0401E" w14:textId="5C39D489" w:rsidR="00A35EE1" w:rsidRDefault="00A35EE1" w:rsidP="003E79CA">
      <w:pPr>
        <w:contextualSpacing/>
      </w:pPr>
      <w:r w:rsidRPr="00A35EE1">
        <w:rPr>
          <w:b/>
          <w:bCs/>
        </w:rPr>
        <w:t>Active learning</w:t>
      </w:r>
      <w:r>
        <w:t xml:space="preserve"> further strengthens SSL by selectively labeling the most informative samples.  </w:t>
      </w:r>
      <w:r>
        <w:fldChar w:fldCharType="begin"/>
      </w:r>
      <w:r w:rsidR="00AB3F4D">
        <w:instrText xml:space="preserve"> ADDIN ZOTERO_ITEM CSL_CITATION {"citationID":"ZEbffMDv","properties":{"formattedCitation":"(Zhao et al., 2024)","plainCitation":"(Zhao et al., 2024)","dontUpdate":true,"noteIndex":0},"citationItems":[{"id":133,"uris":["http://zotero.org/users/12007747/items/8JA6PPXN"],"itemData":{"id":133,"type":"article-journal","container-title":"International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A35EE1">
        <w:rPr>
          <w:rFonts w:cs="Times New Roman"/>
        </w:rPr>
        <w:t xml:space="preserve">Zhao et al. </w:t>
      </w:r>
      <w:r>
        <w:rPr>
          <w:rFonts w:cs="Times New Roman"/>
        </w:rPr>
        <w:t>(</w:t>
      </w:r>
      <w:r w:rsidRPr="00A35EE1">
        <w:rPr>
          <w:rFonts w:cs="Times New Roman"/>
        </w:rPr>
        <w:t>2024)</w:t>
      </w:r>
      <w:r>
        <w:fldChar w:fldCharType="end"/>
      </w:r>
      <w:r>
        <w:t xml:space="preserve"> introduced the "Maximizing Expected Model Change" framework, which identifies impactful data points for labeling, reducing computational overhead while increasing </w:t>
      </w:r>
      <w:r>
        <w:lastRenderedPageBreak/>
        <w:t>model accuracy. These methodologies align with detecting evolving fraud patterns, a significant challenge in government funding oversight.</w:t>
      </w:r>
    </w:p>
    <w:p w14:paraId="751B22AA" w14:textId="40E03CC0" w:rsidR="00A35EE1" w:rsidRPr="003D2AF5" w:rsidRDefault="00A35EE1" w:rsidP="003E79CA">
      <w:pPr>
        <w:ind w:firstLine="720"/>
        <w:contextualSpacing/>
      </w:pPr>
      <w:r>
        <w:t>Finally, pseudo-labeling and self-training techniques can be combined with active learning strategies to achieve iterative improvements, leveraging both structured relationships (e.g., graphs) and prioritized labeling efforts. This hybrid approach offers a robust framework for fraud detection in dynamic environments.</w:t>
      </w:r>
    </w:p>
    <w:p w14:paraId="36BFC172" w14:textId="70818434" w:rsidR="00D86C04" w:rsidRPr="003D2AF5" w:rsidRDefault="00D86C04" w:rsidP="003E79CA">
      <w:pPr>
        <w:pStyle w:val="Heading3"/>
      </w:pPr>
      <w:r w:rsidRPr="003D2AF5">
        <w:t xml:space="preserve">Evaluation Metrics for Fraud Detection </w:t>
      </w:r>
      <w:r w:rsidR="00073546">
        <w:t xml:space="preserve">in Supervised Learning </w:t>
      </w:r>
      <w:r w:rsidRPr="003D2AF5">
        <w:t>Models</w:t>
      </w:r>
    </w:p>
    <w:p w14:paraId="756CF912" w14:textId="77777777" w:rsidR="00D86C04" w:rsidRPr="003D2AF5" w:rsidRDefault="00D86C04" w:rsidP="003E79CA">
      <w:pPr>
        <w:ind w:firstLine="720"/>
        <w:contextualSpacing/>
      </w:pPr>
      <w:r w:rsidRPr="003D2AF5">
        <w:t>Given the imbalanced nature of fraud detection datasets—where fraudulent transactions represent only a small fraction of the total data—it is critical to use appropriate metrics for evaluating the performance of machine learning models. The following metrics are commonly used to assess fraud detection models:</w:t>
      </w:r>
    </w:p>
    <w:p w14:paraId="709C0C64" w14:textId="77777777" w:rsidR="00D86C04" w:rsidRPr="003D2AF5" w:rsidRDefault="00D86C04" w:rsidP="003E79CA">
      <w:pPr>
        <w:contextualSpacing/>
      </w:pPr>
      <w:r w:rsidRPr="003D2AF5">
        <w:rPr>
          <w:b/>
          <w:bCs/>
        </w:rPr>
        <w:t>Accuracy</w:t>
      </w:r>
      <w:r w:rsidRPr="003D2AF5">
        <w:t xml:space="preserve"> measures the proportion of correct predictions made by the model. However, in fraud detection, accuracy alone can be misleading due to the imbalance between fraudulent and non-fraudulent cases. For example, a model that predicts all transactions as non-fraudulent may achieve high accuracy but fail to detect actual fraud cases.</w:t>
      </w:r>
    </w:p>
    <w:p w14:paraId="2D94450D" w14:textId="77777777" w:rsidR="00D86C04" w:rsidRPr="003D2AF5" w:rsidRDefault="00D86C04" w:rsidP="003E79CA">
      <w:pPr>
        <w:contextualSpacing/>
        <w:rPr>
          <w:b/>
          <w:bCs/>
        </w:rPr>
      </w:pPr>
      <w:r w:rsidRPr="003D2AF5">
        <w:rPr>
          <w:b/>
          <w:bCs/>
        </w:rPr>
        <w:t>Precision and Recall</w:t>
      </w:r>
      <w:r>
        <w:rPr>
          <w:b/>
          <w:bCs/>
        </w:rPr>
        <w:t xml:space="preserve">. </w:t>
      </w:r>
      <w:r w:rsidRPr="003D2AF5">
        <w:t>Precision measures the proportion of predicted fraudulent cases that are fraudulent. It is important in scenarios where false positives (incorrectly identifying a transaction as fraudulent) have significant consequences, such as triggering unnecessary investigations.</w:t>
      </w:r>
      <w:r>
        <w:t xml:space="preserve"> </w:t>
      </w:r>
      <w:r w:rsidRPr="003D2AF5">
        <w:t xml:space="preserve">Recall measures the proportion of actual fraudulent cases that the model correctly identifies. It is critical in minimizing false negatives, where the model fails to detect fraud, allowing it to go unchecked </w:t>
      </w:r>
      <w:r>
        <w:fldChar w:fldCharType="begin"/>
      </w:r>
      <w:r>
        <w:instrText xml:space="preserve"> ADDIN ZOTERO_ITEM CSL_CITATION {"citationID":"23pIFlRt","properties":{"formattedCitation":"(Zhao et al., 2024)","plainCitation":"(Zhao et al., 2024)","noteIndex":0},"citationItems":[{"id":133,"uris":["http://zotero.org/users/12007747/items/8JA6PPXN"],"itemData":{"id":133,"type":"article-journal","container-title":"International Journal of Computer Vision","DOI":"10.1007/s11263-024-02155-y","ISSN":"0920-5691, 1573-1405","journalAbbreviation":"Int J Comput Vis","language":"en","source":"DOI.org (Crossref)","title":"Exploration and Exploitation of Unlabeled Data for Open-Set Semi-supervised Learning","URL":"https://link.springer.com/10.1007/s11263-024-02155-y","author":[{"family":"Zhao","given":"Ganlong"},{"family":"Li","given":"Guanbin"},{"family":"Qin","given":"Yipeng"},{"family":"Zhang","given":"Jinjin"},{"family":"Chai","given":"Zhenhua"},{"family":"Wei","given":"Xiaolin"},{"family":"Lin","given":"Liang"},{"family":"Yu","given":"Yizhou"}],"accessed":{"date-parts":[["2024",9,9]]},"issued":{"date-parts":[["2024",7,8]]}}}],"schema":"https://github.com/citation-style-language/schema/raw/master/csl-citation.json"} </w:instrText>
      </w:r>
      <w:r>
        <w:fldChar w:fldCharType="separate"/>
      </w:r>
      <w:r w:rsidRPr="00EE1C5C">
        <w:rPr>
          <w:rFonts w:cs="Times New Roman"/>
        </w:rPr>
        <w:t>(Zhao et al., 2024)</w:t>
      </w:r>
      <w:r>
        <w:fldChar w:fldCharType="end"/>
      </w:r>
      <w:r w:rsidRPr="003D2AF5">
        <w:t>.</w:t>
      </w:r>
    </w:p>
    <w:p w14:paraId="2C29CCC7" w14:textId="77777777" w:rsidR="00D86C04" w:rsidRPr="003D2AF5" w:rsidRDefault="00D86C04" w:rsidP="003E79CA">
      <w:pPr>
        <w:contextualSpacing/>
      </w:pPr>
      <w:r w:rsidRPr="003D2AF5">
        <w:rPr>
          <w:b/>
          <w:bCs/>
        </w:rPr>
        <w:lastRenderedPageBreak/>
        <w:t>F1 score</w:t>
      </w:r>
      <w:r w:rsidRPr="003D2AF5">
        <w:t xml:space="preserve"> combines precision and recall into a single metric, providing a more balanced evaluation of the model’s performance. It is particularly useful in cases where both false positives and false negatives carry significant costs.</w:t>
      </w:r>
    </w:p>
    <w:p w14:paraId="662A6320" w14:textId="5B75525D" w:rsidR="00AE080A" w:rsidRDefault="00D86C04" w:rsidP="003E79CA">
      <w:pPr>
        <w:contextualSpacing/>
      </w:pPr>
      <w:proofErr w:type="gramStart"/>
      <w:r w:rsidRPr="003D2AF5">
        <w:rPr>
          <w:b/>
          <w:bCs/>
        </w:rPr>
        <w:t>AUC</w:t>
      </w:r>
      <w:proofErr w:type="gramEnd"/>
      <w:r w:rsidRPr="003D2AF5">
        <w:rPr>
          <w:b/>
          <w:bCs/>
        </w:rPr>
        <w:t>-ROC curve</w:t>
      </w:r>
      <w:r w:rsidRPr="003D2AF5">
        <w:t xml:space="preserve"> evaluates the model’s ability to distinguish between fraudulent and non-fraudulent cases across different decision thresholds. A higher area under the curve (AUC) indicates better model performance. This metric is essential for models that need to be fine-tuned to maximize fraud detection while minimizing false positives.</w:t>
      </w:r>
    </w:p>
    <w:p w14:paraId="7644004A" w14:textId="56C18246" w:rsidR="00073546" w:rsidRPr="003D2AF5" w:rsidRDefault="00073546" w:rsidP="003E79CA">
      <w:pPr>
        <w:pStyle w:val="Heading3"/>
      </w:pPr>
      <w:r w:rsidRPr="003D2AF5">
        <w:t xml:space="preserve">Evaluation Metrics for Fraud Detection </w:t>
      </w:r>
      <w:r>
        <w:t>in Clustering</w:t>
      </w:r>
    </w:p>
    <w:p w14:paraId="27D64DB7" w14:textId="77777777" w:rsidR="00073546" w:rsidRPr="00073546" w:rsidRDefault="00073546" w:rsidP="003E79CA">
      <w:pPr>
        <w:ind w:firstLine="360"/>
        <w:contextualSpacing/>
      </w:pPr>
      <w:r w:rsidRPr="00073546">
        <w:t>In unsupervised and semi-supervised learning contexts, evaluating clustering models requires specific metrics due to the absence of labeled ground truth for most data points. Effective clustering evaluation ensures that fraudulent patterns emerge clearly within clusters.</w:t>
      </w:r>
    </w:p>
    <w:p w14:paraId="6370210C" w14:textId="77777777" w:rsidR="00073546" w:rsidRPr="00073546" w:rsidRDefault="00073546" w:rsidP="003E79CA">
      <w:pPr>
        <w:contextualSpacing/>
      </w:pPr>
      <w:r w:rsidRPr="00073546">
        <w:rPr>
          <w:b/>
          <w:bCs/>
        </w:rPr>
        <w:t>Internal Validation Metrics</w:t>
      </w:r>
      <w:r w:rsidRPr="00073546">
        <w:t>:</w:t>
      </w:r>
    </w:p>
    <w:p w14:paraId="5FB0B2B5" w14:textId="77777777" w:rsidR="00073546" w:rsidRPr="00073546" w:rsidRDefault="00073546" w:rsidP="003E79CA">
      <w:pPr>
        <w:numPr>
          <w:ilvl w:val="0"/>
          <w:numId w:val="62"/>
        </w:numPr>
        <w:contextualSpacing/>
      </w:pPr>
      <w:r w:rsidRPr="00073546">
        <w:rPr>
          <w:b/>
          <w:bCs/>
        </w:rPr>
        <w:t>Silhouette Score</w:t>
      </w:r>
      <w:r w:rsidRPr="00073546">
        <w:t>: Assesses the compactness of clusters by comparing intra-cluster similarity with inter-cluster separation. For PPP datasets, the silhouette score can optimize the number of clusters in k-means clustering or verify cluster quality in DBSCAN.</w:t>
      </w:r>
    </w:p>
    <w:p w14:paraId="18C4B26E" w14:textId="77777777" w:rsidR="00073546" w:rsidRPr="00073546" w:rsidRDefault="00073546" w:rsidP="003E79CA">
      <w:pPr>
        <w:numPr>
          <w:ilvl w:val="0"/>
          <w:numId w:val="62"/>
        </w:numPr>
        <w:contextualSpacing/>
      </w:pPr>
      <w:r w:rsidRPr="00073546">
        <w:rPr>
          <w:b/>
          <w:bCs/>
        </w:rPr>
        <w:t>Calinski-Harabasz Index</w:t>
      </w:r>
      <w:r w:rsidRPr="00073546">
        <w:t>: Quantifies cluster dispersion by analyzing the ratio of inter-cluster separation to intra-cluster cohesion. It is particularly useful for comparing different clustering algorithms in fraud detection, such as hierarchical clustering versus k-means.</w:t>
      </w:r>
    </w:p>
    <w:p w14:paraId="4CFDF649" w14:textId="77777777" w:rsidR="00073546" w:rsidRPr="00073546" w:rsidRDefault="00073546" w:rsidP="003E79CA">
      <w:pPr>
        <w:contextualSpacing/>
      </w:pPr>
      <w:r w:rsidRPr="00073546">
        <w:rPr>
          <w:b/>
          <w:bCs/>
        </w:rPr>
        <w:t>External Validation Metrics</w:t>
      </w:r>
      <w:r w:rsidRPr="00073546">
        <w:t>: When a small subset of labeled data is available, external validation metrics provide a benchmark for clustering accuracy:</w:t>
      </w:r>
    </w:p>
    <w:p w14:paraId="45DE1D92" w14:textId="77777777" w:rsidR="00073546" w:rsidRPr="00073546" w:rsidRDefault="00073546" w:rsidP="003E79CA">
      <w:pPr>
        <w:numPr>
          <w:ilvl w:val="0"/>
          <w:numId w:val="59"/>
        </w:numPr>
        <w:contextualSpacing/>
      </w:pPr>
      <w:r w:rsidRPr="00073546">
        <w:rPr>
          <w:b/>
          <w:bCs/>
        </w:rPr>
        <w:t>Adjusted Rand Index</w:t>
      </w:r>
      <w:r w:rsidRPr="00073546">
        <w:t xml:space="preserve"> evaluates how well clustering results align with labeled data, accounting for chance.</w:t>
      </w:r>
    </w:p>
    <w:p w14:paraId="752135B7" w14:textId="77777777" w:rsidR="00073546" w:rsidRPr="00073546" w:rsidRDefault="00073546" w:rsidP="003E79CA">
      <w:pPr>
        <w:numPr>
          <w:ilvl w:val="0"/>
          <w:numId w:val="59"/>
        </w:numPr>
        <w:contextualSpacing/>
      </w:pPr>
      <w:r w:rsidRPr="00073546">
        <w:rPr>
          <w:b/>
          <w:bCs/>
        </w:rPr>
        <w:lastRenderedPageBreak/>
        <w:t>Normalized Mutual Information (NMI)</w:t>
      </w:r>
      <w:r w:rsidRPr="00073546">
        <w:t xml:space="preserve"> quantifies the agreement between clustering outputs and known labels, ranging from 0 (no agreement) to 1 (perfect agreement).</w:t>
      </w:r>
    </w:p>
    <w:p w14:paraId="161698DB" w14:textId="77777777" w:rsidR="00073546" w:rsidRPr="00073546" w:rsidRDefault="00073546" w:rsidP="003E79CA">
      <w:pPr>
        <w:contextualSpacing/>
        <w:rPr>
          <w:b/>
          <w:bCs/>
        </w:rPr>
      </w:pPr>
      <w:r w:rsidRPr="00073546">
        <w:rPr>
          <w:b/>
          <w:bCs/>
        </w:rPr>
        <w:t>Cross-Validation for Clustering Stability</w:t>
      </w:r>
    </w:p>
    <w:p w14:paraId="7BF2C845" w14:textId="77777777" w:rsidR="00073546" w:rsidRPr="00073546" w:rsidRDefault="00073546" w:rsidP="003E79CA">
      <w:pPr>
        <w:contextualSpacing/>
      </w:pPr>
      <w:r w:rsidRPr="00073546">
        <w:t>To ensure clustering robustness, cross-validation techniques are adapted to assess stability:</w:t>
      </w:r>
    </w:p>
    <w:p w14:paraId="2BFA008B" w14:textId="77777777" w:rsidR="00073546" w:rsidRPr="00073546" w:rsidRDefault="00073546" w:rsidP="003E79CA">
      <w:pPr>
        <w:numPr>
          <w:ilvl w:val="0"/>
          <w:numId w:val="60"/>
        </w:numPr>
        <w:tabs>
          <w:tab w:val="num" w:pos="720"/>
        </w:tabs>
        <w:contextualSpacing/>
      </w:pPr>
      <w:r w:rsidRPr="00073546">
        <w:rPr>
          <w:b/>
          <w:bCs/>
        </w:rPr>
        <w:t>Split-Half Reliability</w:t>
      </w:r>
      <w:r w:rsidRPr="00073546">
        <w:t>: Splitting the dataset into halves and applying clustering separately evaluates whether the model produces consistent results across subsets.</w:t>
      </w:r>
    </w:p>
    <w:p w14:paraId="30F3A98A" w14:textId="77777777" w:rsidR="00073546" w:rsidRPr="00073546" w:rsidRDefault="00073546" w:rsidP="003E79CA">
      <w:pPr>
        <w:numPr>
          <w:ilvl w:val="0"/>
          <w:numId w:val="60"/>
        </w:numPr>
        <w:tabs>
          <w:tab w:val="num" w:pos="720"/>
        </w:tabs>
        <w:contextualSpacing/>
      </w:pPr>
      <w:r w:rsidRPr="00073546">
        <w:rPr>
          <w:b/>
          <w:bCs/>
        </w:rPr>
        <w:t>Bootstrap Sampling</w:t>
      </w:r>
      <w:r w:rsidRPr="00073546">
        <w:t>: By creating randomized subsets of the dataset and re-clustering, bootstrap techniques measure consistency in cluster assignments.</w:t>
      </w:r>
    </w:p>
    <w:p w14:paraId="0EBBF332" w14:textId="77777777" w:rsidR="00073546" w:rsidRPr="00073546" w:rsidRDefault="00073546" w:rsidP="003E79CA">
      <w:pPr>
        <w:numPr>
          <w:ilvl w:val="0"/>
          <w:numId w:val="60"/>
        </w:numPr>
        <w:tabs>
          <w:tab w:val="num" w:pos="720"/>
        </w:tabs>
        <w:contextualSpacing/>
      </w:pPr>
      <w:r w:rsidRPr="00073546">
        <w:rPr>
          <w:b/>
          <w:bCs/>
        </w:rPr>
        <w:t>Cluster Stability Index</w:t>
      </w:r>
      <w:r w:rsidRPr="00073546">
        <w:t>: Aggregates cluster consistency metrics across iterations to quantify model reliability, critical for datasets like PPP, where noise or outliers might affect clustering.</w:t>
      </w:r>
    </w:p>
    <w:p w14:paraId="5B6D7365" w14:textId="77777777" w:rsidR="00073546" w:rsidRPr="00073546" w:rsidRDefault="00073546" w:rsidP="003E79CA">
      <w:pPr>
        <w:contextualSpacing/>
        <w:rPr>
          <w:b/>
          <w:bCs/>
        </w:rPr>
      </w:pPr>
      <w:r w:rsidRPr="00073546">
        <w:rPr>
          <w:b/>
          <w:bCs/>
        </w:rPr>
        <w:t>Integration with PPP Fraud Detection</w:t>
      </w:r>
    </w:p>
    <w:p w14:paraId="10F0C64E" w14:textId="35FE4E0D" w:rsidR="00073546" w:rsidRPr="00073546" w:rsidRDefault="00073546" w:rsidP="003E79CA">
      <w:pPr>
        <w:contextualSpacing/>
      </w:pPr>
      <w:r w:rsidRPr="00073546">
        <w:t>For the</w:t>
      </w:r>
      <w:r>
        <w:t xml:space="preserve"> PPP</w:t>
      </w:r>
      <w:r w:rsidRPr="00073546">
        <w:t xml:space="preserve"> fraud detection:</w:t>
      </w:r>
    </w:p>
    <w:p w14:paraId="7FF4654A" w14:textId="77777777" w:rsidR="00073546" w:rsidRPr="00073546" w:rsidRDefault="00073546" w:rsidP="003E79CA">
      <w:pPr>
        <w:numPr>
          <w:ilvl w:val="0"/>
          <w:numId w:val="61"/>
        </w:numPr>
        <w:contextualSpacing/>
      </w:pPr>
      <w:r w:rsidRPr="00073546">
        <w:rPr>
          <w:b/>
          <w:bCs/>
        </w:rPr>
        <w:t>Application</w:t>
      </w:r>
      <w:r w:rsidRPr="00073546">
        <w:t xml:space="preserve">: Metrics like silhouette score and </w:t>
      </w:r>
      <w:proofErr w:type="spellStart"/>
      <w:r w:rsidRPr="00073546">
        <w:t>Calinski-Harabasz</w:t>
      </w:r>
      <w:proofErr w:type="spellEnd"/>
      <w:r w:rsidRPr="00073546">
        <w:t xml:space="preserve"> index guide the iterative refinement of cluster quality, ensuring that fraudulent and legitimate patterns are well-separated before transitioning to binary classification.</w:t>
      </w:r>
    </w:p>
    <w:p w14:paraId="5331D4FF" w14:textId="26480912" w:rsidR="00073546" w:rsidRDefault="00073546" w:rsidP="003E79CA">
      <w:pPr>
        <w:numPr>
          <w:ilvl w:val="0"/>
          <w:numId w:val="61"/>
        </w:numPr>
        <w:contextualSpacing/>
      </w:pPr>
      <w:r w:rsidRPr="00073546">
        <w:rPr>
          <w:b/>
          <w:bCs/>
        </w:rPr>
        <w:t>Scalability</w:t>
      </w:r>
      <w:r w:rsidRPr="00073546">
        <w:t>: Cross-validation ensures clustering methods perform reliably on large-scale, high-dimensional PPP datasets, adapting to the program's unique challenges of sparse labeled fraud cases and complex transaction data.</w:t>
      </w:r>
    </w:p>
    <w:p w14:paraId="59D28041" w14:textId="178C0A13" w:rsidR="005145FE" w:rsidRDefault="005145FE" w:rsidP="003E79CA">
      <w:pPr>
        <w:pStyle w:val="Heading3"/>
      </w:pPr>
      <w:r>
        <w:t>Conclusion to Machine Learning for Fraud Detection</w:t>
      </w:r>
    </w:p>
    <w:p w14:paraId="5DA72983" w14:textId="386A1C75" w:rsidR="005145FE" w:rsidRPr="00887A22" w:rsidRDefault="005145FE" w:rsidP="003E79CA">
      <w:pPr>
        <w:ind w:firstLine="720"/>
        <w:contextualSpacing/>
      </w:pPr>
      <w:r w:rsidRPr="005145FE">
        <w:t xml:space="preserve">The combination of supervised, unsupervised, and semi-supervised models offers a comprehensive approach to fraud detection, with each methodology contributing unique strengths for handling high-volume, low-fraud datasets. By focusing on semi-supervised </w:t>
      </w:r>
      <w:r w:rsidRPr="005145FE">
        <w:lastRenderedPageBreak/>
        <w:t>learning, particularly classification through clustering, this study aims to develop an adaptable model that meets the PPP’s unique operational demands while ensuring robust fraud detection.</w:t>
      </w:r>
    </w:p>
    <w:p w14:paraId="74342B67" w14:textId="3F2BBB53" w:rsidR="00887A22" w:rsidRPr="00887A22" w:rsidRDefault="00887A22" w:rsidP="003E79CA">
      <w:pPr>
        <w:pStyle w:val="Heading2"/>
      </w:pPr>
      <w:bookmarkStart w:id="83" w:name="_Toc251423642"/>
      <w:bookmarkStart w:id="84" w:name="_Toc464831655"/>
      <w:bookmarkStart w:id="85" w:name="_Toc465328391"/>
      <w:bookmarkStart w:id="86" w:name="_Toc184834449"/>
      <w:r w:rsidRPr="00887A22">
        <w:t>Summary</w:t>
      </w:r>
      <w:bookmarkEnd w:id="83"/>
      <w:bookmarkEnd w:id="84"/>
      <w:bookmarkEnd w:id="85"/>
      <w:bookmarkEnd w:id="86"/>
    </w:p>
    <w:p w14:paraId="5CFBFEEA" w14:textId="776556A8" w:rsidR="00E66789" w:rsidRPr="00E66789" w:rsidRDefault="00E66789" w:rsidP="003E79CA">
      <w:pPr>
        <w:ind w:firstLine="720"/>
        <w:contextualSpacing/>
      </w:pPr>
      <w:r w:rsidRPr="00E66789">
        <w:t>This literature review explored key methodologies, theoretical frameworks, and ethical considerations central to effective fraud detection in the context of the PPP. The review focused on classification through clustering as a primary method for managing the PPP’s imbalanced data structure, where fraudulent cases are vastly outnumbered by legitimate ones. Semi-supervised techniques, particularly those integrating clustering and dimensionality reduction through PCA, provide a scalable approach to identifying subtle anomalies</w:t>
      </w:r>
      <w:r>
        <w:t xml:space="preserve"> </w:t>
      </w:r>
      <w:r>
        <w:fldChar w:fldCharType="begin"/>
      </w:r>
      <w:r>
        <w:instrText xml:space="preserve"> ADDIN ZOTERO_ITEM CSL_CITATION {"citationID":"doSRyCSd","properties":{"formattedCitation":"(Gui et al., 2024; L\\uc0\\u243{}pez et al., 2012)","plainCitation":"(Gui et al., 2024; López et al., 2012)","noteIndex":0},"citationItems":[{"id":122,"uris":["http://zotero.org/users/12007747/items/MXP952FR"],"itemData":{"id":122,"type":"article-journal","abstract":"Semi-supervised learning(SSL) can substantially improve the performance of deep neural networks by utilizing unlabeled data when labeled data is scarce. The state-of-the-art(SOTA) semi-supervised algorithms implicitly assume that the class distribution of labeled datasets and unlabeled datasets are balanced, which means the different classes have the same numbers of training samples. However, they can hardly perform well on minority classes when the class distribution of training data is imbalanced. Recent work has found several ways to decrease the degeneration of semi-supervised learning models in class-imbalanced learning. In this article, we comprehensively review class-imbalanced semi-supervised learning (CISSL), starting with an introduction to this field, followed by a realistic evaluation of existing class-imbalanced semi-supervised learning algorithms and a brief summary of them.","container-title":"Machine Learning","DOI":"10.1007/s10994-023-06344-7","ISSN":"0885-6125","issue":"8","note":"publisher-place: New York\npublisher: Springer US","page":"5057-5086","source":"EBSCOhost","title":"A survey of class-imbalanced semi-supervised learning","volume":"113","author":[{"family":"Gui","given":"Qian"},{"family":"Zhou","given":"Hong"},{"family":"Guo","given":"Na"},{"family":"Niu","given":"Baoning"}],"issued":{"date-parts":[["2024",8,1]]}}},{"id":1,"uris":["http://zotero.org/users/12007747/items/AXAV2RBC"],"itemData":{"id":1,"type":"article-journal","abstract":"This paper proposes a classification via clustering approach to predict the final marks in a university course on the basis of forum data. The objective is twofold: to determine if student participation in the course forum can be a good predictor of the final marks for the course and to examine whether the proposed classification via clustering approach can obtain similar accuracy to traditional classification algorithms. Experiments were carried out using real data from first-year university students. Several clustering algorithms using the proposed approach were compared with traditional classification algorithms in predicting whether students pass or fail the course on the basis of their Moodle forum usage data. The results show that the Expectation-Maximisation (EM) clustering algorithm yields results similar to those of the best classification algorithms, especially when using only a group of selected attributes. Finally, the centroids of the EM clusters are described to show the relationship between the two clusters and the two classes of students.","container-title":"Proceedings of the 5th International Conference on Educational Data Mining","language":"en","source":"Zotero","title":"Classification via clustering for predicting final marks based on student participation in forums","author":[{"family":"López","given":"M I"},{"family":"Luna","given":"J M"},{"family":"Romero","given":"C"},{"family":"Ventura","given":"S"}],"issued":{"date-parts":[["2012"]]}}}],"schema":"https://github.com/citation-style-language/schema/raw/master/csl-citation.json"} </w:instrText>
      </w:r>
      <w:r>
        <w:fldChar w:fldCharType="separate"/>
      </w:r>
      <w:r w:rsidRPr="00E66789">
        <w:rPr>
          <w:rFonts w:cs="Times New Roman"/>
        </w:rPr>
        <w:t>(Gui et al., 2024; López et al., 2012)</w:t>
      </w:r>
      <w:r>
        <w:fldChar w:fldCharType="end"/>
      </w:r>
      <w:r w:rsidRPr="00E66789">
        <w:t xml:space="preserve">. These methods are bolstered by behavioral frameworks, including the Fraud Triangle and its expanded forms, which allow for the interpretation of anomalies in relation to known fraud motivations, such as opportunity and financial pressure </w:t>
      </w:r>
      <w:r>
        <w:fldChar w:fldCharType="begin"/>
      </w:r>
      <w:r>
        <w:instrText xml:space="preserve"> ADDIN ZOTERO_ITEM CSL_CITATION {"citationID":"DIOwCAmi","properties":{"formattedCitation":"(Bozza, 2024; King et al., 2023)","plainCitation":"(Bozza, 2024; King et al., 2023)","noteIndex":0},"citationItems":[{"id":89,"uris":["http://zotero.org/users/12007747/items/QIJNVYQI"],"itemData":{"id":89,"type":"article-journal","abstract":"Fraud committed against the U.S. government is one of the largest costs that taxpayers must bear. The False Claims Act has been the most effective monetary fraud recovery mechanism in history. The question remains, however, of if it will continue to be as useful given modern trends of increased spending. An analysis of the U.S. fraud recovery model compared to the United Kingdom through the lens of Covid-19 expenditures demonstrates both the strengths and weaknesses of the U.S. model and provides reasoning for legislative alteration.","container-title":"Georgia Journal of International &amp; Comparative Law","ISSN":"0046578X","issue":"2","page":"462-478","source":"EBSCOhost","title":"Stimulating Fraud: Comparing the Effectiveness of Fraud Recovery Mechanisms Between the United States and the United Kingdom Through the Lens of Public Covid-19 Expenditures","title-short":"Stimulating Fraud","volume":"52","author":[{"family":"Bozza","given":"James G."}],"issued":{"date-parts":[["2024",5]]}}},{"id":82,"uris":["http://zotero.org/users/12007747/items/RMMCG6W6"],"itemData":{"id":82,"type":"article-journal","abstract":"The COVID-19 pandemic has created global hardship on individuals and businesses alike. This paper provides a brief history of the frauds and scams discovered over the pandemic period of 2020 through 2022. During this difficult period, fraudsters continued to wreak havoc using trickery and deception to cause financial harm to both individuals and businesses. This paper begins with a brief examination of the COVID-19 timeline and various agencies definitions of fraud. Next, the authors discuss key pieces of legislation passed during the COVID-19 years. The final portion of this paper contains a brief summary of various pandemic-era frauds including an examination of the first COVID-19 fraud that was discovered in 2020. Several material frauds from 2020 through 2022 will conclude the review.","container-title":"Journal of Business &amp; Educational Leadership","ISSN":"19486413","issue":"1","note":"publisher: American Society of Business &amp; Behavioral Sciences","page":"67-81","source":"EBSCOhost","title":"Frauds Do Not Pause for a Pandemic","volume":"13","author":[{"family":"King","given":"Darwin L."},{"family":"McLanahan","given":"Michael L."},{"family":"Case","given":"Carl J."}],"issued":{"date-parts":[["2023"]],"season":"Spring"}}}],"schema":"https://github.com/citation-style-language/schema/raw/master/csl-citation.json"} </w:instrText>
      </w:r>
      <w:r>
        <w:fldChar w:fldCharType="separate"/>
      </w:r>
      <w:r w:rsidRPr="00E66789">
        <w:rPr>
          <w:rFonts w:cs="Times New Roman"/>
        </w:rPr>
        <w:t>(Bozza, 2024; King et al., 2023)</w:t>
      </w:r>
      <w:r>
        <w:fldChar w:fldCharType="end"/>
      </w:r>
      <w:r w:rsidRPr="00E66789">
        <w:t>.</w:t>
      </w:r>
    </w:p>
    <w:p w14:paraId="174357C5" w14:textId="6C8ABCDE" w:rsidR="00E66789" w:rsidRDefault="00E66789" w:rsidP="003E79CA">
      <w:pPr>
        <w:ind w:firstLine="720"/>
        <w:contextualSpacing/>
      </w:pPr>
      <w:r w:rsidRPr="00E66789">
        <w:t xml:space="preserve">Ethical and regulatory considerations highlighted the need for transparent, privacy-compliant models, especially in government applications where transparency supports accountability. Adherence to standards like GDPR and CCPA ensures that fraud detection technologies align with public expectations for privacy and ethical AI, underscoring the importance of explainable XAI methods in maintaining compliance </w:t>
      </w:r>
      <w:r>
        <w:fldChar w:fldCharType="begin"/>
      </w:r>
      <w:r>
        <w:instrText xml:space="preserve"> ADDIN ZOTERO_ITEM CSL_CITATION {"citationID":"whuqGRjD","properties":{"formattedCitation":"(Emilio Ferrara, 2023; Koreff et al., 2023)","plainCitation":"(Emilio Ferrara, 2023; Koreff et al., 2023)","noteIndex":0},"citationItems":[{"id":167,"uris":["http://zotero.org/users/12007747/items/WCDUYLCT"],"itemData":{"id":167,"type":"article-journal","abstract":"The significant advancements in applying artificial intelligence (AI) to healthcare decision-making, medical diagnosis, and other domains have simultaneously raised concerns about the fairness and bias of AI systems. This is particularly critical in areas like healthcare, employment, criminal justice, credit scoring, and increasingly, in generative AI models (GenAI) that produce synthetic media. Such systems can lead to unfair outcomes and perpetuate existing inequalities, including generative biases that affect the representation of individuals in synthetic data. This survey study offers a succinct, comprehensive overview of fairness and bias in AI, addressing their sources, impacts, and mitigation strategies. We review sources of bias, such as data, algorithm, and human decision biases—highlighting the emergent issue of generative AI bias, where models may reproduce and amplify societal stereotypes. We assess the societal impact of biased AI systems, focusing on perpetuating inequalities and reinforcing harmful stereotypes, especially as generative AI becomes more prevalent in creating content that influences public perception. We explore various proposed mitigation strategies, discuss the ethical considerations of their implementation, and emphasize the need for interdisciplinary collaboration to ensure effectiveness. Through a systematic literature review spanning multiple academic disciplines, we present definitions of AI bias and its different types, including a detailed look at generative AI bias. We discuss the negative impacts of AI bias on individuals and society and provide an overview of current approaches to mitigate AI bias, including data pre-processing, model selection, and post-processing. We emphasize the unique challenges presented by generative AI models and the importance of strategies specifically tailored to address these. Addressing bias in AI requires a holistic approach involving diverse and representative datasets, enhanced transparency and accountability in AI systems, and the exploration of alternative AI paradigms that prioritize fairness and ethical considerations. This survey contributes to the ongoing discussion on developing fair and unbiased AI systems by providing an overview of the sources, impacts, and mitigation strategies related to AI bias, with a particular focus on the emerging field of generative AI.","container-title":"Sci","DOI":"10.3390/sci6010003","ISSN":"2413-4155","issue":"1","note":"publisher: MDPI AG","page":"3-3","source":"EBSCOhost","title":"Fairness and Bias in Artificial Intelligence: A Brief Survey of Sources, Impacts, and Mitigation Strategies","title-short":"Fairness and Bias in Artificial Intelligence","volume":"6","author":[{"literal":"Emilio Ferrara"}],"issued":{"date-parts":[["2023",12,1]]}}},{"id":151,"uris":["http://zotero.org/users/12007747/items/62UVBZSV"],"itemData":{"id":151,"type":"article-journal","abstract":"Artificial intelligence (AI)-enabled tools and analytics hold the potential to radically alter audit processes by disseminating centralized audit expertise. We examine this potential in the context of data analytic-driven audits mandated to reduce fraud, waste, and abuse in a government-sponsored healthcare program. To do so, we draw on semistructured interviews with healthcare providers (i.e., auditees) subject to healthcare audits. Our work shows how use of paraprofessional auditors guided by AI-enabled tools and analytics reflects a very different audit environment. Specifically, auditees' experiences suggest paraprofessional auditors lack specific expertise and credentials to conduct data-driven audits, apply judgment in deference to technology, and disregard the impact of AI-driven decisions on the public interest. Such experiences raise potential concerns for all audits over unbridled use of AI-enabled tools and analytics by novice-level auditors/paraprofessionals, but even more for audits conducted in contexts where adherence to professional norms is essential to minimizing public interest consequences. JEL Classifications: M42; M48.","container-title":"Journal of Information Systems","DOI":"10.2308/ISYS-2022-023","ISSN":"08887985","issue":"3","note":"publisher: American Accounting Association","page":"59-80","source":"EBSCOhost","title":"Exploring the Impact of Technology Dominance on Audit Professionalism through Data Analytic-Driven Healthcare Audits","volume":"37","author":[{"family":"Koreff","given":"Jared"},{"family":"Baudot","given":"Lisa"},{"family":"Sutton","given":"Steve G."}],"issued":{"date-parts":[["2023"]],"season":"Fall"}}}],"schema":"https://github.com/citation-style-language/schema/raw/master/csl-citation.json"} </w:instrText>
      </w:r>
      <w:r>
        <w:fldChar w:fldCharType="separate"/>
      </w:r>
      <w:r w:rsidRPr="00E66789">
        <w:rPr>
          <w:rFonts w:cs="Times New Roman"/>
        </w:rPr>
        <w:t>(Emilio Ferrara, 2023; Koreff et al., 2023)</w:t>
      </w:r>
      <w:r>
        <w:fldChar w:fldCharType="end"/>
      </w:r>
      <w:r w:rsidRPr="00E66789">
        <w:t>.</w:t>
      </w:r>
    </w:p>
    <w:p w14:paraId="60CCBA23" w14:textId="77777777" w:rsidR="00B12D3A" w:rsidRDefault="00B12D3A" w:rsidP="003E79CA">
      <w:pPr>
        <w:pStyle w:val="Heading3"/>
      </w:pPr>
      <w:r w:rsidRPr="00B12D3A">
        <w:t xml:space="preserve">Current State of </w:t>
      </w:r>
      <w:proofErr w:type="gramStart"/>
      <w:r w:rsidRPr="00B12D3A">
        <w:t>the Literature</w:t>
      </w:r>
      <w:proofErr w:type="gramEnd"/>
    </w:p>
    <w:p w14:paraId="6B4C457D" w14:textId="33EB313D" w:rsidR="00B12D3A" w:rsidRPr="00B12D3A" w:rsidRDefault="00B12D3A" w:rsidP="003E79CA">
      <w:pPr>
        <w:pStyle w:val="NoSpacing"/>
        <w:spacing w:line="480" w:lineRule="auto"/>
        <w:ind w:firstLine="360"/>
      </w:pPr>
      <w:r w:rsidRPr="00B12D3A">
        <w:t>Fraud detection research has primarily focused on supervised and unsupervised learning</w:t>
      </w:r>
      <w:r>
        <w:t xml:space="preserve"> </w:t>
      </w:r>
      <w:r w:rsidRPr="00B12D3A">
        <w:t>methods due to their maturity and effectiveness in various domains:</w:t>
      </w:r>
    </w:p>
    <w:p w14:paraId="6812B934" w14:textId="5C708996" w:rsidR="00B12D3A" w:rsidRPr="00B12D3A" w:rsidRDefault="00B12D3A" w:rsidP="003E79CA">
      <w:pPr>
        <w:pStyle w:val="NoSpacing"/>
        <w:numPr>
          <w:ilvl w:val="0"/>
          <w:numId w:val="56"/>
        </w:numPr>
        <w:spacing w:line="480" w:lineRule="auto"/>
      </w:pPr>
      <w:r w:rsidRPr="00B12D3A">
        <w:rPr>
          <w:b/>
          <w:bCs/>
        </w:rPr>
        <w:lastRenderedPageBreak/>
        <w:t>Supervised Learning</w:t>
      </w:r>
      <w:r w:rsidRPr="00B12D3A">
        <w:t xml:space="preserve">: Widely applied in financial fraud detection, supervised models such as decision trees and </w:t>
      </w:r>
      <w:r>
        <w:t xml:space="preserve">SVMs </w:t>
      </w:r>
      <w:r w:rsidRPr="00B12D3A">
        <w:t xml:space="preserve">achieve high precision and recall when sufficient labeled data is available. For instance, </w:t>
      </w:r>
      <w:r>
        <w:fldChar w:fldCharType="begin"/>
      </w:r>
      <w:r w:rsidR="00AB3F4D">
        <w:instrText xml:space="preserve"> ADDIN ZOTERO_ITEM CSL_CITATION {"citationID":"iIEVX7WX","properties":{"formattedCitation":"(Bauder &amp; Khoshgoftaar, 2017)","plainCitation":"(Bauder &amp; Khoshgoftaar, 2017)","dontUpdate":true,"noteIndex":0},"citationItems":[{"id":153,"uris":["http://zotero.org/users/12007747/items/T7U87BMZ"],"itemData":{"id":153,"type":"paper-conference","abstract":"Healthcare is an integral component in people’s lives, especially for the rising elderly population, and must be affordable. Medicare is one such healthcare program. Claims fraud is a major contributor to increased healthcare costs, but its impact can be lessened through fraud detection. In this paper, we compare several machine learning methods to detect Medicare fraud. We perform a comparative study with supervised, unsupervised, and hybrid machine learning approaches using four performance metrics and class imbalance reduction via oversampling and an 80-20 undersampling method. We group the 2015 Medicare data into provider types, with fraud labels from the List of Excluded Individuals/Entities database. Our results show that the successful detection of fraudulent providers is possible, with the 80-20 sampling method demonstrating the best performance across the learners. Furthermore, supervised methods performed better than unsupervised or hybrid methods, but these results varied based on the class imbalance sampling technique and provider type.","container-title":"2017 16th IEEE International Conference on Machine Learning and Applications (ICMLA)","DOI":"10.1109/ICMLA.2017.00-48","event-title":"2017 16th IEEE International Conference on Machine Learning and Applications (ICMLA)","page":"858-865","source":"IEEE Xplore","title":"Medicare Fraud Detection Using Machine Learning Methods","URL":"https://ieeexplore.ieee.org/document/8260744/?arnumber=8260744","author":[{"family":"Bauder","given":"Richard A."},{"family":"Khoshgoftaar","given":"Taghi M."}],"accessed":{"date-parts":[["2024",9,9]]},"issued":{"date-parts":[["2017",12]]}}}],"schema":"https://github.com/citation-style-language/schema/raw/master/csl-citation.json"} </w:instrText>
      </w:r>
      <w:r>
        <w:fldChar w:fldCharType="separate"/>
      </w:r>
      <w:r w:rsidRPr="00B12D3A">
        <w:rPr>
          <w:rFonts w:cs="Times New Roman"/>
        </w:rPr>
        <w:t xml:space="preserve">Bauder &amp; Khoshgoftaar </w:t>
      </w:r>
      <w:r>
        <w:rPr>
          <w:rFonts w:cs="Times New Roman"/>
        </w:rPr>
        <w:t>(</w:t>
      </w:r>
      <w:r w:rsidRPr="00B12D3A">
        <w:rPr>
          <w:rFonts w:cs="Times New Roman"/>
        </w:rPr>
        <w:t>2017)</w:t>
      </w:r>
      <w:r>
        <w:fldChar w:fldCharType="end"/>
      </w:r>
      <w:r>
        <w:t xml:space="preserve"> </w:t>
      </w:r>
      <w:r w:rsidRPr="00B12D3A">
        <w:t>examined supervised classifiers for Medicare fraud detection, demonstrating the importance of feature engineering in achieving robust classification results​.</w:t>
      </w:r>
    </w:p>
    <w:p w14:paraId="3157F634" w14:textId="2001ED1F" w:rsidR="00B12D3A" w:rsidRPr="00B12D3A" w:rsidRDefault="00B12D3A" w:rsidP="003E79CA">
      <w:pPr>
        <w:pStyle w:val="NoSpacing"/>
        <w:numPr>
          <w:ilvl w:val="0"/>
          <w:numId w:val="56"/>
        </w:numPr>
        <w:spacing w:line="480" w:lineRule="auto"/>
      </w:pPr>
      <w:r w:rsidRPr="00B12D3A">
        <w:rPr>
          <w:b/>
          <w:bCs/>
        </w:rPr>
        <w:t>Unsupervised Learning</w:t>
      </w:r>
      <w:r w:rsidRPr="00B12D3A">
        <w:t>: Techniques like clustering and anomaly detection excel in identifying outliers or unusual patterns without relying on labeled data</w:t>
      </w:r>
      <w:r>
        <w:t xml:space="preserve">. </w:t>
      </w:r>
      <w:r>
        <w:fldChar w:fldCharType="begin"/>
      </w:r>
      <w:r w:rsidR="00AB3F4D">
        <w:instrText xml:space="preserve"> ADDIN ZOTERO_ITEM CSL_CITATION {"citationID":"yHfLVHKb","properties":{"formattedCitation":"(Carcillo et al., 2021)","plainCitation":"(Carcillo et al., 2021)","dontUpdate":true,"noteIndex":0},"citationItems":[{"id":172,"uris":["http://zotero.org/users/12007747/items/U9L98INY"],"itemData":{"id":172,"type":"article-journal","abstract":"Supervised learning techniques are widely employed in credit card fraud detection, as they make use of the assumption that fraudulent patterns can be learned from an analysis of past transactions. The task becomes challenging, however, when it has to take account of changes in customer behavior and fraudsters’ ability to invent novel fraud patterns. In this context, unsupervised learning techniques can help the fraud detection systems to find anomalies. In this paper we present a hybrid technique that combines supervised and unsupervised techniques to improve the fraud detection accuracy. Unsupervised outlier scores, computed at different levels of granularity, are compared and tested on a real, annotated, credit card fraud detection dataset. Experimental results show that the combination is efficient and does indeed improve the accuracy of the detection.","container-title":"Information Sciences","DOI":"10.1016/j.ins.2019.05.042","ISSN":"0020-0255","journalAbbreviation":"Information Sciences","page":"317-331","source":"ScienceDirect","title":"Combining unsupervised and supervised learning in credit card fraud detection","volume":"557","author":[{"family":"Carcillo","given":"Fabrizio"},{"family":"Le Borgne","given":"Yann-Aël"},{"family":"Caelen","given":"Olivier"},{"family":"Kessaci","given":"Yacine"},{"family":"Oblé","given":"Frédéric"},{"family":"Bontempi","given":"Gianluca"}],"issued":{"date-parts":[["2021",5,1]]}}}],"schema":"https://github.com/citation-style-language/schema/raw/master/csl-citation.json"} </w:instrText>
      </w:r>
      <w:r>
        <w:fldChar w:fldCharType="separate"/>
      </w:r>
      <w:r w:rsidRPr="00B12D3A">
        <w:rPr>
          <w:rFonts w:cs="Times New Roman"/>
        </w:rPr>
        <w:t xml:space="preserve">Carcillo et al. </w:t>
      </w:r>
      <w:r>
        <w:rPr>
          <w:rFonts w:cs="Times New Roman"/>
        </w:rPr>
        <w:t>(</w:t>
      </w:r>
      <w:r w:rsidRPr="00B12D3A">
        <w:rPr>
          <w:rFonts w:cs="Times New Roman"/>
        </w:rPr>
        <w:t>2021)</w:t>
      </w:r>
      <w:r>
        <w:fldChar w:fldCharType="end"/>
      </w:r>
      <w:r w:rsidRPr="00B12D3A">
        <w:t xml:space="preserve"> demonstrated how clustering methods can effectively detect anomalies within loan application datasets, offering valuable insights in cases where labeled data is unavailable​.</w:t>
      </w:r>
    </w:p>
    <w:p w14:paraId="168CFB77" w14:textId="45C633E3" w:rsidR="00B12D3A" w:rsidRPr="00B12D3A" w:rsidRDefault="00B12D3A" w:rsidP="003E79CA">
      <w:pPr>
        <w:pStyle w:val="NoSpacing"/>
        <w:numPr>
          <w:ilvl w:val="0"/>
          <w:numId w:val="56"/>
        </w:numPr>
        <w:spacing w:line="480" w:lineRule="auto"/>
      </w:pPr>
      <w:r w:rsidRPr="00B12D3A">
        <w:rPr>
          <w:b/>
          <w:bCs/>
        </w:rPr>
        <w:t>Semi-Supervised Learning (SSL)</w:t>
      </w:r>
      <w:r w:rsidRPr="00B12D3A">
        <w:t xml:space="preserve">: SSL, which uses a small set of labeled data alongside a large volume of unlabeled data, is gaining traction in scenarios with limited labeled datasets. </w:t>
      </w:r>
      <w:r>
        <w:fldChar w:fldCharType="begin"/>
      </w:r>
      <w:r w:rsidR="00AB3F4D">
        <w:instrText xml:space="preserve"> ADDIN ZOTERO_ITEM CSL_CITATION {"citationID":"SbAb9abb","properties":{"formattedCitation":"(Xu et al., 2022)","plainCitation":"(Xu et al., 2022)","dontUpdate":true,"noteIndex":0},"citationItems":[{"id":241,"uris":["http://zotero.org/users/12007747/items/LSCXWDBS"],"itemData":{"id":241,"type":"article-journal","collection-title":"MIS quarterly. - Minneapolis, Minn : MISRC, ISSN 2162-9730, ZDB-ID 2068190-2. - Vol. 46.2022, 3, p. 1777-1792","container-title":"MIS quarterly","issue":"3","language":"eng","source":"COinS","title":"Peer-to-peer loan fraud detection : constructing features from transaction data","title-short":"Peer-to-peer loan fraud detection","volume":"46","author":[{"family":"Xu","given":"Jennifer J."},{"family":"Chen","given":"Dongyu"},{"family":"Chau","given":"Michael"},{"family":"Li","given":"Liting"},{"family":"Zheng","given":"Haichao"}],"issued":{"date-parts":[["2022"]]}}}],"schema":"https://github.com/citation-style-language/schema/raw/master/csl-citation.json"} </w:instrText>
      </w:r>
      <w:r>
        <w:fldChar w:fldCharType="separate"/>
      </w:r>
      <w:r w:rsidR="003D01EC" w:rsidRPr="003D01EC">
        <w:rPr>
          <w:rFonts w:cs="Times New Roman"/>
        </w:rPr>
        <w:t xml:space="preserve">Xu et al. </w:t>
      </w:r>
      <w:r w:rsidR="003D01EC">
        <w:rPr>
          <w:rFonts w:cs="Times New Roman"/>
        </w:rPr>
        <w:t>(</w:t>
      </w:r>
      <w:r w:rsidR="003D01EC" w:rsidRPr="003D01EC">
        <w:rPr>
          <w:rFonts w:cs="Times New Roman"/>
        </w:rPr>
        <w:t>2022)</w:t>
      </w:r>
      <w:r>
        <w:fldChar w:fldCharType="end"/>
      </w:r>
      <w:r>
        <w:t xml:space="preserve">  </w:t>
      </w:r>
      <w:r w:rsidRPr="00B12D3A">
        <w:t>reported the superiority of SSL techniques over traditional supervised methods, particularly in domains where labeled data is scarce​.</w:t>
      </w:r>
    </w:p>
    <w:p w14:paraId="3997BE27" w14:textId="1C7C87E0" w:rsidR="00B12D3A" w:rsidRPr="00B12D3A" w:rsidRDefault="00B12D3A" w:rsidP="003E79CA">
      <w:pPr>
        <w:pStyle w:val="Heading3"/>
      </w:pPr>
      <w:r w:rsidRPr="00B12D3A">
        <w:t>Unmet Needs and Gaps</w:t>
      </w:r>
    </w:p>
    <w:p w14:paraId="0D66A14F" w14:textId="77777777" w:rsidR="00B12D3A" w:rsidRPr="00B12D3A" w:rsidRDefault="00B12D3A" w:rsidP="003E79CA">
      <w:pPr>
        <w:pStyle w:val="NoSpacing"/>
        <w:spacing w:line="480" w:lineRule="auto"/>
        <w:ind w:firstLine="360"/>
      </w:pPr>
      <w:r w:rsidRPr="00B12D3A">
        <w:t xml:space="preserve">Despite these advancements, several critical gaps persist in </w:t>
      </w:r>
      <w:proofErr w:type="gramStart"/>
      <w:r w:rsidRPr="00B12D3A">
        <w:t>the literature</w:t>
      </w:r>
      <w:proofErr w:type="gramEnd"/>
      <w:r w:rsidRPr="00B12D3A">
        <w:t>:</w:t>
      </w:r>
    </w:p>
    <w:p w14:paraId="3546FD96" w14:textId="71635F67" w:rsidR="00B12D3A" w:rsidRPr="00B12D3A" w:rsidRDefault="00B12D3A" w:rsidP="003E79CA">
      <w:pPr>
        <w:pStyle w:val="NoSpacing"/>
        <w:numPr>
          <w:ilvl w:val="0"/>
          <w:numId w:val="57"/>
        </w:numPr>
        <w:spacing w:line="480" w:lineRule="auto"/>
      </w:pPr>
      <w:r w:rsidRPr="00B12D3A">
        <w:rPr>
          <w:b/>
          <w:bCs/>
        </w:rPr>
        <w:t>Limited Research on Government Programs</w:t>
      </w:r>
      <w:r w:rsidRPr="00B12D3A">
        <w:t xml:space="preserve">: </w:t>
      </w:r>
      <w:proofErr w:type="gramStart"/>
      <w:r w:rsidRPr="00B12D3A">
        <w:t>The majority of</w:t>
      </w:r>
      <w:proofErr w:type="gramEnd"/>
      <w:r w:rsidRPr="00B12D3A">
        <w:t xml:space="preserve"> studies focus on private-sector fraud detection (e.g., credit card fraud), with limited exploration of government-specific domains like the PPP. Research on government subsidy fraud, such as the E-Rate program, highlights the need for tailored fraud detection frameworks </w:t>
      </w:r>
      <w:r w:rsidR="003D01EC">
        <w:fldChar w:fldCharType="begin"/>
      </w:r>
      <w:r w:rsidR="003D01EC">
        <w:instrText xml:space="preserve"> ADDIN ZOTERO_ITEM CSL_CITATION {"citationID":"Uzfox13M","properties":{"formattedCitation":"(USGAO, 2020)","plainCitation":"(USGAO, 2020)","noteIndex":0},"citationItems":[{"id":243,"uris":["http://zotero.org/users/12007747/items/34NQIERG"],"itemData":{"id":243,"type":"webpage","abstract":"The Federal Communications Commission's \"E-rate\" program funds schools' and libraries' efforts to obtain technology products and services, like...","language":"en","title":"Telecommunications: FCC Should Take Action to Better Manage Persistent Fraud Risks in the Schools and Libraries Program | U.S. GAO","title-short":"Telecommunications","URL":"https://www.gao.gov/products/gao-20-606","author":[{"literal":"USGAO"}],"accessed":{"date-parts":[["2024",11,23]]},"issued":{"date-parts":[["2020"]]}}}],"schema":"https://github.com/citation-style-language/schema/raw/master/csl-citation.json"} </w:instrText>
      </w:r>
      <w:r w:rsidR="003D01EC">
        <w:fldChar w:fldCharType="separate"/>
      </w:r>
      <w:r w:rsidR="003D01EC" w:rsidRPr="003D01EC">
        <w:rPr>
          <w:rFonts w:cs="Times New Roman"/>
        </w:rPr>
        <w:t>(USGAO, 2020)</w:t>
      </w:r>
      <w:r w:rsidR="003D01EC">
        <w:fldChar w:fldCharType="end"/>
      </w:r>
      <w:r w:rsidRPr="00B12D3A">
        <w:t>.</w:t>
      </w:r>
    </w:p>
    <w:p w14:paraId="7F7B2B92" w14:textId="5E345EA0" w:rsidR="00B12D3A" w:rsidRPr="00B12D3A" w:rsidRDefault="00B12D3A" w:rsidP="003E79CA">
      <w:pPr>
        <w:pStyle w:val="NoSpacing"/>
        <w:numPr>
          <w:ilvl w:val="0"/>
          <w:numId w:val="57"/>
        </w:numPr>
        <w:spacing w:line="480" w:lineRule="auto"/>
      </w:pPr>
      <w:r w:rsidRPr="00B12D3A">
        <w:rPr>
          <w:b/>
          <w:bCs/>
        </w:rPr>
        <w:t>Challenges with Imbalanced Datasets</w:t>
      </w:r>
      <w:r w:rsidRPr="00B12D3A">
        <w:t xml:space="preserve">: Fraudulent cases in government programs often constitute a small minority, leading to significant imbalances in datasets. Techniques such as Synthetic Minority Oversampling Technique (SMOTE) have been explored </w:t>
      </w:r>
      <w:r w:rsidR="003D01EC">
        <w:lastRenderedPageBreak/>
        <w:fldChar w:fldCharType="begin"/>
      </w:r>
      <w:r w:rsidR="003D01EC">
        <w:instrText xml:space="preserve"> ADDIN ZOTERO_ITEM CSL_CITATION {"citationID":"S0ZRu0Yd","properties":{"formattedCitation":"(Benala &amp; Tantati, 2022)","plainCitation":"(Benala &amp; Tantati, 2022)","noteIndex":0},"citationItems":[{"id":18,"uris":["http://zotero.org/users/12007747/items/UF8KQ5KQ"],"itemData":{"id":18,"type":"article-journal","abstract":"Software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rsidR="003D01EC">
        <w:fldChar w:fldCharType="separate"/>
      </w:r>
      <w:r w:rsidR="003D01EC" w:rsidRPr="003D01EC">
        <w:rPr>
          <w:rFonts w:cs="Times New Roman"/>
        </w:rPr>
        <w:t>(Benala &amp; Tantati, 2022)</w:t>
      </w:r>
      <w:r w:rsidR="003D01EC">
        <w:fldChar w:fldCharType="end"/>
      </w:r>
      <w:r w:rsidRPr="00B12D3A">
        <w:t>, but their specific application to PPP datasets remains underdeveloped​​.</w:t>
      </w:r>
    </w:p>
    <w:p w14:paraId="33437634" w14:textId="1B395815" w:rsidR="00B12D3A" w:rsidRPr="00B12D3A" w:rsidRDefault="00B12D3A" w:rsidP="003E79CA">
      <w:pPr>
        <w:pStyle w:val="NoSpacing"/>
        <w:numPr>
          <w:ilvl w:val="0"/>
          <w:numId w:val="57"/>
        </w:numPr>
        <w:spacing w:line="480" w:lineRule="auto"/>
      </w:pPr>
      <w:r w:rsidRPr="00B12D3A">
        <w:rPr>
          <w:b/>
          <w:bCs/>
        </w:rPr>
        <w:t>Adapting to Evolving Fraud Schemes</w:t>
      </w:r>
      <w:r w:rsidRPr="00B12D3A">
        <w:t xml:space="preserve">: Government fraud schemes are dynamic, exploiting new loopholes as regulations change. Traditional supervised methods relying on static labeled datasets struggle to generalize to these novel patterns, as noted by </w:t>
      </w:r>
      <w:r w:rsidR="003D01EC">
        <w:fldChar w:fldCharType="begin"/>
      </w:r>
      <w:r w:rsidR="00AB3F4D">
        <w:instrText xml:space="preserve"> ADDIN ZOTERO_ITEM CSL_CITATION {"citationID":"Q26f2cyD","properties":{"formattedCitation":"(Larson, Benjamin James, 2020)","plainCitation":"(Larson, Benjamin James, 2020)","dontUpdate":true,"noteIndex":0},"citationItems":[{"id":235,"uris":["http://zotero.org/users/12007747/items/Y2XPW45F"],"itemData":{"id":235,"type":"webpage","abstract":"Explore millions of resources from scholarly journals, books, newspapers, videos and more, on the ProQuest Platform.","language":"en","title":"False Positive Reduction in Credit Card Fraud Prediction: An Evaluation of Machine Learning Methodology on Imbalanced Data","title-short":"False Positive Reduction in Credit Card Fraud Prediction","URL":"https://www.proquest.com/openview/197642c9490f064f94d434ff0ed8f9e7/1?pq-origsite=gscholar&amp;cbl=18750&amp;diss=y","author":[{"literal":"Larson, Benjamin James"}],"accessed":{"date-parts":[["2024",11,23]]},"issued":{"date-parts":[["2020"]]}}}],"schema":"https://github.com/citation-style-language/schema/raw/master/csl-citation.json"} </w:instrText>
      </w:r>
      <w:r w:rsidR="003D01EC">
        <w:fldChar w:fldCharType="separate"/>
      </w:r>
      <w:r w:rsidR="00447556" w:rsidRPr="00447556">
        <w:rPr>
          <w:rFonts w:cs="Times New Roman"/>
        </w:rPr>
        <w:t xml:space="preserve">Larson </w:t>
      </w:r>
      <w:r w:rsidR="00447556">
        <w:rPr>
          <w:rFonts w:cs="Times New Roman"/>
        </w:rPr>
        <w:t>(</w:t>
      </w:r>
      <w:r w:rsidR="00447556" w:rsidRPr="00447556">
        <w:rPr>
          <w:rFonts w:cs="Times New Roman"/>
        </w:rPr>
        <w:t>2020)</w:t>
      </w:r>
      <w:r w:rsidR="003D01EC">
        <w:fldChar w:fldCharType="end"/>
      </w:r>
      <w:r w:rsidR="00447556">
        <w:t xml:space="preserve"> </w:t>
      </w:r>
      <w:r w:rsidRPr="00B12D3A">
        <w:t>in discussions of imbalanced learning challenges​.</w:t>
      </w:r>
    </w:p>
    <w:p w14:paraId="3E1A6D9A" w14:textId="77777777" w:rsidR="00B12D3A" w:rsidRPr="00B12D3A" w:rsidRDefault="00B12D3A" w:rsidP="003E79CA">
      <w:pPr>
        <w:pStyle w:val="NoSpacing"/>
        <w:numPr>
          <w:ilvl w:val="0"/>
          <w:numId w:val="57"/>
        </w:numPr>
        <w:spacing w:line="480" w:lineRule="auto"/>
      </w:pPr>
      <w:r w:rsidRPr="00B12D3A">
        <w:rPr>
          <w:b/>
          <w:bCs/>
        </w:rPr>
        <w:t>Underexplored Integration of SSL and Imbalance Compensation</w:t>
      </w:r>
      <w:r w:rsidRPr="00B12D3A">
        <w:t>: While SSL is increasingly utilized, most studies fail to integrate advanced imbalance compensation techniques such as weighted loss functions or domain-specific oversampling strategies with SSL models. This is particularly crucial for enhancing the detection of minority classes in high-dimensional datasets​​.</w:t>
      </w:r>
    </w:p>
    <w:p w14:paraId="16EB7614" w14:textId="14220E4A" w:rsidR="00B12D3A" w:rsidRPr="00B12D3A" w:rsidRDefault="00B12D3A" w:rsidP="003E79CA">
      <w:pPr>
        <w:pStyle w:val="Heading3"/>
      </w:pPr>
      <w:r w:rsidRPr="00B12D3A">
        <w:t>Novelty of Proposed Methodology</w:t>
      </w:r>
    </w:p>
    <w:p w14:paraId="621D9B87" w14:textId="2BEDCB16" w:rsidR="00B12D3A" w:rsidRPr="00B12D3A" w:rsidRDefault="00447556" w:rsidP="003E79CA">
      <w:pPr>
        <w:pStyle w:val="NoSpacing"/>
        <w:spacing w:line="480" w:lineRule="auto"/>
        <w:ind w:firstLine="360"/>
      </w:pPr>
      <w:r>
        <w:t>This</w:t>
      </w:r>
      <w:r w:rsidR="00B12D3A" w:rsidRPr="00B12D3A">
        <w:t xml:space="preserve"> research addresses these gaps through:</w:t>
      </w:r>
    </w:p>
    <w:p w14:paraId="24E48813" w14:textId="2CCABC19" w:rsidR="00B12D3A" w:rsidRPr="00B12D3A" w:rsidRDefault="00B12D3A" w:rsidP="003E79CA">
      <w:pPr>
        <w:pStyle w:val="NoSpacing"/>
        <w:numPr>
          <w:ilvl w:val="0"/>
          <w:numId w:val="58"/>
        </w:numPr>
        <w:spacing w:line="480" w:lineRule="auto"/>
      </w:pPr>
      <w:r w:rsidRPr="00B12D3A">
        <w:rPr>
          <w:b/>
          <w:bCs/>
        </w:rPr>
        <w:t>Domain-Specific Focus</w:t>
      </w:r>
      <w:r w:rsidRPr="00B12D3A">
        <w:t xml:space="preserve">: By concentrating on PPP fraud detection, this study expands the literature on government subsidy fraud. Prior research has primarily emphasized healthcare (e.g., Medicare) or financial fraud </w:t>
      </w:r>
      <w:r w:rsidR="00447556">
        <w:fldChar w:fldCharType="begin"/>
      </w:r>
      <w:r w:rsidR="00447556">
        <w:instrText xml:space="preserve"> ADDIN ZOTERO_ITEM CSL_CITATION {"citationID":"hEcbcbnO","properties":{"formattedCitation":"(Bauder &amp; Khoshgoftaar, 2017)","plainCitation":"(Bauder &amp; Khoshgoftaar, 2017)","noteIndex":0},"citationItems":[{"id":153,"uris":["http://zotero.org/users/12007747/items/T7U87BMZ"],"itemData":{"id":153,"type":"paper-conference","abstract":"Healthcare is an integral component in people’s lives, especially for the rising elderly population, and must be affordable. Medicare is one such healthcare program. Claims fraud is a major contributor to increased healthcare costs, but its impact can be lessened through fraud detection. In this paper, we compare several machine learning methods to detect Medicare fraud. We perform a comparative study with supervised, unsupervised, and hybrid machine learning approaches using four performance metrics and class imbalance reduction via oversampling and an 80-20 undersampling method. We group the 2015 Medicare data into provider types, with fraud labels from the List of Excluded Individuals/Entities database. Our results show that the successful detection of fraudulent providers is possible, with the 80-20 sampling method demonstrating the best performance across the learners. Furthermore, supervised methods performed better than unsupervised or hybrid methods, but these results varied based on the class imbalance sampling technique and provider type.","container-title":"2017 16th IEEE International Conference on Machine Learning and Applications (ICMLA)","DOI":"10.1109/ICMLA.2017.00-48","event-title":"2017 16th IEEE International Conference on Machine Learning and Applications (ICMLA)","page":"858-865","source":"IEEE Xplore","title":"Medicare Fraud Detection Using Machine Learning Methods","URL":"https://ieeexplore.ieee.org/document/8260744/?arnumber=8260744","author":[{"family":"Bauder","given":"Richard A."},{"family":"Khoshgoftaar","given":"Taghi M."}],"accessed":{"date-parts":[["2024",9,9]]},"issued":{"date-parts":[["2017",12]]}}}],"schema":"https://github.com/citation-style-language/schema/raw/master/csl-citation.json"} </w:instrText>
      </w:r>
      <w:r w:rsidR="00447556">
        <w:fldChar w:fldCharType="separate"/>
      </w:r>
      <w:r w:rsidR="00447556" w:rsidRPr="00447556">
        <w:rPr>
          <w:rFonts w:cs="Times New Roman"/>
        </w:rPr>
        <w:t>(Bauder &amp; Khoshgoftaar, 2017)</w:t>
      </w:r>
      <w:r w:rsidR="00447556">
        <w:fldChar w:fldCharType="end"/>
      </w:r>
      <w:r w:rsidRPr="00B12D3A">
        <w:t>, leaving government loan programs underrepresented​​.</w:t>
      </w:r>
    </w:p>
    <w:p w14:paraId="6E45084E" w14:textId="0A29F0FF" w:rsidR="00B12D3A" w:rsidRPr="00B12D3A" w:rsidRDefault="00B12D3A" w:rsidP="003E79CA">
      <w:pPr>
        <w:pStyle w:val="NoSpacing"/>
        <w:numPr>
          <w:ilvl w:val="0"/>
          <w:numId w:val="58"/>
        </w:numPr>
        <w:spacing w:line="480" w:lineRule="auto"/>
      </w:pPr>
      <w:r w:rsidRPr="00B12D3A">
        <w:rPr>
          <w:b/>
          <w:bCs/>
        </w:rPr>
        <w:t>Semi-Supervised Learning with Imbalance Compensation</w:t>
      </w:r>
      <w:r w:rsidRPr="00B12D3A">
        <w:t xml:space="preserve">: Integrating SSL with imbalance compensation techniques such as SMOTE or cost-sensitive learning is a novel approach, particularly for government datasets. </w:t>
      </w:r>
      <w:r w:rsidR="00447556">
        <w:fldChar w:fldCharType="begin"/>
      </w:r>
      <w:r w:rsidR="00AB3F4D">
        <w:instrText xml:space="preserve"> ADDIN ZOTERO_ITEM CSL_CITATION {"citationID":"FDlmdHMd","properties":{"formattedCitation":"(Xu et al., 2022)","plainCitation":"(Xu et al., 2022)","dontUpdate":true,"noteIndex":0},"citationItems":[{"id":241,"uris":["http://zotero.org/users/12007747/items/LSCXWDBS"],"itemData":{"id":241,"type":"article-journal","collection-title":"MIS quarterly. - Minneapolis, Minn : MISRC, ISSN 2162-9730, ZDB-ID 2068190-2. - Vol. 46.2022, 3, p. 1777-1792","container-title":"MIS quarterly","issue":"3","language":"eng","source":"COinS","title":"Peer-to-peer loan fraud detection : constructing features from transaction data","title-short":"Peer-to-peer loan fraud detection","volume":"46","author":[{"family":"Xu","given":"Jennifer J."},{"family":"Chen","given":"Dongyu"},{"family":"Chau","given":"Michael"},{"family":"Li","given":"Liting"},{"family":"Zheng","given":"Haichao"}],"issued":{"date-parts":[["2022"]]}}}],"schema":"https://github.com/citation-style-language/schema/raw/master/csl-citation.json"} </w:instrText>
      </w:r>
      <w:r w:rsidR="00447556">
        <w:fldChar w:fldCharType="separate"/>
      </w:r>
      <w:r w:rsidR="00447556" w:rsidRPr="00447556">
        <w:rPr>
          <w:rFonts w:cs="Times New Roman"/>
        </w:rPr>
        <w:t xml:space="preserve">Xu et al. </w:t>
      </w:r>
      <w:r w:rsidR="00447556">
        <w:rPr>
          <w:rFonts w:cs="Times New Roman"/>
        </w:rPr>
        <w:t>(</w:t>
      </w:r>
      <w:r w:rsidR="00447556" w:rsidRPr="00447556">
        <w:rPr>
          <w:rFonts w:cs="Times New Roman"/>
        </w:rPr>
        <w:t>2022)</w:t>
      </w:r>
      <w:r w:rsidR="00447556">
        <w:fldChar w:fldCharType="end"/>
      </w:r>
      <w:r w:rsidR="00447556">
        <w:t xml:space="preserve"> </w:t>
      </w:r>
      <w:r w:rsidRPr="00B12D3A">
        <w:t xml:space="preserve">and </w:t>
      </w:r>
      <w:r w:rsidR="00447556">
        <w:fldChar w:fldCharType="begin"/>
      </w:r>
      <w:r w:rsidR="00AB3F4D">
        <w:instrText xml:space="preserve"> ADDIN ZOTERO_ITEM CSL_CITATION {"citationID":"V3xr0fKv","properties":{"formattedCitation":"(Benala &amp; Tantati, 2022)","plainCitation":"(Benala &amp; Tantati, 2022)","dontUpdate":true,"noteIndex":0},"citationItems":[{"id":18,"uris":["http://zotero.org/users/12007747/items/UF8KQ5KQ"],"itemData":{"id":18,"type":"article-journal","abstract":"Software defect prediction (SDP) is essential to analyze and identify defects present in a software model in early stages of software development. The identification of these defects and their early removal provides cost-efficient software. Machine learning (ML) techniques have been successfully used for developing defect prediction models. However, these techniques deliver off-target results when implemented on imbalanced datasets. For example, a dataset with unequal class distribution is technically imbalanced. Thus, ML techniques on such imbalanced data lead to a biased prediction of minority class instances, which are more important than majority class instances. Therefore, the imbalanced data problem must be resolved to successfully develop an efficient SDP model. In this study, we evaluated the prediction capability of ML classifiers for software defect prediction on nine imbalanced NASA datasets by applying oversampling methods. In addition, we considered five oversampling methods to synthesize minority class instances and make the datasets balanced. Dataset imbalance was eliminated using the five oversampling techniques. The oversampling techniques replicated or synthesized the instances of minority classes to balance the datasets. When the datasets were balanced, the ML classifiers were used to develop a defect prediction model. The experimental results acquired by applying ML classifiers on the imbalanced and balanced data showed an enhancement in the learning capability of ML techniques with the implementation of sampling techniques. Oversampling methods considerably improved the prediction performance of the ML classifiers.","container-title":"Innovations in Systems and Software Engineering","DOI":"10.1007/s11334-022-00457-3","ISSN":"1614-5054","journalAbbreviation":"Innovations Syst Softw Eng","language":"en","source":"Springer Link","title":"Efficiency of oversampling methods for enhancing software defect prediction by using imbalanced data","URL":"https://doi.org/10.1007/s11334-022-00457-3","author":[{"family":"Benala","given":"Tirimula Rao"},{"family":"Tantati","given":"Karunya"}],"accessed":{"date-parts":[["2023",7,14]]},"issued":{"date-parts":[["2022",6,1]]}}}],"schema":"https://github.com/citation-style-language/schema/raw/master/csl-citation.json"} </w:instrText>
      </w:r>
      <w:r w:rsidR="00447556">
        <w:fldChar w:fldCharType="separate"/>
      </w:r>
      <w:r w:rsidR="00447556" w:rsidRPr="00447556">
        <w:rPr>
          <w:rFonts w:cs="Times New Roman"/>
        </w:rPr>
        <w:t xml:space="preserve">Benala </w:t>
      </w:r>
      <w:r w:rsidR="00447556">
        <w:rPr>
          <w:rFonts w:cs="Times New Roman"/>
        </w:rPr>
        <w:t>&amp;</w:t>
      </w:r>
      <w:r w:rsidR="00447556" w:rsidRPr="00447556">
        <w:rPr>
          <w:rFonts w:cs="Times New Roman"/>
        </w:rPr>
        <w:t xml:space="preserve"> Tantati </w:t>
      </w:r>
      <w:r w:rsidR="00447556">
        <w:rPr>
          <w:rFonts w:cs="Times New Roman"/>
        </w:rPr>
        <w:t>(</w:t>
      </w:r>
      <w:r w:rsidR="00447556" w:rsidRPr="00447556">
        <w:rPr>
          <w:rFonts w:cs="Times New Roman"/>
        </w:rPr>
        <w:t>2022)</w:t>
      </w:r>
      <w:r w:rsidR="00447556">
        <w:fldChar w:fldCharType="end"/>
      </w:r>
      <w:r w:rsidR="00447556">
        <w:t xml:space="preserve"> </w:t>
      </w:r>
      <w:r w:rsidRPr="00B12D3A">
        <w:t>highlight the need for this integration to address fraud detection challenges in imbalanced datasets​​.</w:t>
      </w:r>
    </w:p>
    <w:p w14:paraId="695C9C82" w14:textId="77777777" w:rsidR="00B12D3A" w:rsidRPr="00B12D3A" w:rsidRDefault="00B12D3A" w:rsidP="003E79CA">
      <w:pPr>
        <w:pStyle w:val="NoSpacing"/>
        <w:numPr>
          <w:ilvl w:val="0"/>
          <w:numId w:val="58"/>
        </w:numPr>
        <w:spacing w:line="480" w:lineRule="auto"/>
      </w:pPr>
      <w:r w:rsidRPr="00B12D3A">
        <w:rPr>
          <w:b/>
          <w:bCs/>
        </w:rPr>
        <w:lastRenderedPageBreak/>
        <w:t>Dynamic Fraud Pattern Detection</w:t>
      </w:r>
      <w:r w:rsidRPr="00B12D3A">
        <w:t>: By leveraging unlabeled data, SSL adapts to emerging fraud patterns, overcoming the limitations of static supervised models. This adaptability is vital for detecting novel PPP fraud schemes​​.</w:t>
      </w:r>
    </w:p>
    <w:p w14:paraId="20ED10F4" w14:textId="77777777" w:rsidR="00B12D3A" w:rsidRPr="00B12D3A" w:rsidRDefault="00B12D3A" w:rsidP="003E79CA">
      <w:pPr>
        <w:pStyle w:val="NoSpacing"/>
        <w:spacing w:line="480" w:lineRule="auto"/>
        <w:ind w:firstLine="360"/>
        <w:rPr>
          <w:b/>
          <w:bCs/>
        </w:rPr>
      </w:pPr>
      <w:r w:rsidRPr="00B12D3A">
        <w:rPr>
          <w:b/>
          <w:bCs/>
        </w:rPr>
        <w:t>4. Relevance to PPP Fraud Detection</w:t>
      </w:r>
    </w:p>
    <w:p w14:paraId="41B01F6E" w14:textId="66D9A7A9" w:rsidR="00B12D3A" w:rsidRPr="00B12D3A" w:rsidRDefault="00B12D3A" w:rsidP="003E79CA">
      <w:pPr>
        <w:pStyle w:val="NoSpacing"/>
        <w:spacing w:line="480" w:lineRule="auto"/>
        <w:ind w:firstLine="360"/>
      </w:pPr>
      <w:r w:rsidRPr="00B12D3A">
        <w:t>The PPP’s unique challenges</w:t>
      </w:r>
      <w:r w:rsidR="00447556">
        <w:t xml:space="preserve">, </w:t>
      </w:r>
      <w:r w:rsidRPr="00B12D3A">
        <w:t>including high-dimensional datasets, sparse labeled fraud cases, and evolving fraud schemes</w:t>
      </w:r>
      <w:r w:rsidR="00447556">
        <w:t xml:space="preserve">, </w:t>
      </w:r>
      <w:r w:rsidRPr="00B12D3A">
        <w:t>necessitate innovative approaches. SSL, combined with advanced imbalance handling, offers a scalable and adaptable solution, addressing critical gaps in current fraud detection systems while aligning with government program requirements​​.</w:t>
      </w:r>
    </w:p>
    <w:p w14:paraId="4359C553" w14:textId="1CB2A10B" w:rsidR="00CC3A32" w:rsidRPr="00CC3A32" w:rsidRDefault="00CC3A32" w:rsidP="003E79CA">
      <w:pPr>
        <w:pStyle w:val="NoSpacing"/>
        <w:spacing w:line="480" w:lineRule="auto"/>
        <w:ind w:firstLine="360"/>
      </w:pPr>
    </w:p>
    <w:p w14:paraId="0CA3337F" w14:textId="77777777" w:rsidR="00CC3A32" w:rsidRPr="00CC3A32" w:rsidRDefault="00CC3A32" w:rsidP="003E79CA">
      <w:pPr>
        <w:pStyle w:val="Heading3"/>
      </w:pPr>
      <w:r w:rsidRPr="00CC3A32">
        <w:t>Future Directions and Implications for Government Programs</w:t>
      </w:r>
    </w:p>
    <w:p w14:paraId="6BFB4562" w14:textId="77777777" w:rsidR="00CC3A32" w:rsidRPr="00CC3A32" w:rsidRDefault="00CC3A32" w:rsidP="003E79CA">
      <w:pPr>
        <w:pStyle w:val="NoSpacing"/>
        <w:spacing w:line="480" w:lineRule="auto"/>
        <w:ind w:firstLine="360"/>
      </w:pPr>
      <w:r w:rsidRPr="00CC3A32">
        <w:t>Given these gaps, several future research directions could enhance fraud detection efficacy in government programs:</w:t>
      </w:r>
    </w:p>
    <w:p w14:paraId="21A1ADED" w14:textId="77777777" w:rsidR="00CC3A32" w:rsidRPr="00CC3A32" w:rsidRDefault="00CC3A32" w:rsidP="003E79CA">
      <w:pPr>
        <w:pStyle w:val="NoSpacing"/>
        <w:numPr>
          <w:ilvl w:val="0"/>
          <w:numId w:val="45"/>
        </w:numPr>
        <w:spacing w:line="480" w:lineRule="auto"/>
      </w:pPr>
      <w:r w:rsidRPr="00CC3A32">
        <w:rPr>
          <w:b/>
          <w:bCs/>
        </w:rPr>
        <w:t>Advanced Clustering Algorithms for Adaptive Fraud Detection</w:t>
      </w:r>
      <w:r w:rsidRPr="00CC3A32">
        <w:t>: Developing clustering methods that adapt in real-time to shifts in transactional patterns could significantly improve the model's ability to detect emerging fraud schemes. These adaptive algorithms would be especially beneficial in high-stakes, dynamic contexts like government aid distribution.</w:t>
      </w:r>
    </w:p>
    <w:p w14:paraId="529A112C" w14:textId="77777777" w:rsidR="00CC3A32" w:rsidRPr="00CC3A32" w:rsidRDefault="00CC3A32" w:rsidP="003E79CA">
      <w:pPr>
        <w:pStyle w:val="NoSpacing"/>
        <w:numPr>
          <w:ilvl w:val="0"/>
          <w:numId w:val="45"/>
        </w:numPr>
        <w:spacing w:line="480" w:lineRule="auto"/>
      </w:pPr>
      <w:r w:rsidRPr="00CC3A32">
        <w:rPr>
          <w:b/>
          <w:bCs/>
        </w:rPr>
        <w:t>Expanded Fraud Theoretical Frameworks</w:t>
      </w:r>
      <w:r w:rsidRPr="00CC3A32">
        <w:t>: Future research could extend the Fraud Triangle by adding context-specific factors—such as external pressures or changing regulatory landscapes—that are relevant to fraud in emergency relief programs.</w:t>
      </w:r>
    </w:p>
    <w:p w14:paraId="35CF43DC" w14:textId="1C70EBA9" w:rsidR="00CC3A32" w:rsidRDefault="00CC3A32" w:rsidP="003E79CA">
      <w:pPr>
        <w:pStyle w:val="NoSpacing"/>
        <w:numPr>
          <w:ilvl w:val="0"/>
          <w:numId w:val="45"/>
        </w:numPr>
        <w:spacing w:line="480" w:lineRule="auto"/>
      </w:pPr>
      <w:r w:rsidRPr="00CC3A32">
        <w:rPr>
          <w:b/>
          <w:bCs/>
        </w:rPr>
        <w:t>Hybrid Models to Address Ethical Compliance</w:t>
      </w:r>
      <w:r w:rsidRPr="00CC3A32">
        <w:t xml:space="preserve">: Hybrid models combining rule-based and data-driven techniques may offer a pathway to enhanced interpretability without </w:t>
      </w:r>
      <w:r w:rsidRPr="00CC3A32">
        <w:lastRenderedPageBreak/>
        <w:t>sacrificing accuracy. This approach could be particularly valuable in public sector applications, where ethical compliance is paramount.</w:t>
      </w:r>
    </w:p>
    <w:p w14:paraId="260C7689" w14:textId="1F71F7C7" w:rsidR="00CC3A32" w:rsidRPr="00CC3A32" w:rsidRDefault="00CC3A32" w:rsidP="003E79CA">
      <w:pPr>
        <w:pStyle w:val="NoSpacing"/>
        <w:spacing w:line="480" w:lineRule="auto"/>
        <w:ind w:firstLine="360"/>
      </w:pPr>
      <w:r w:rsidRPr="00CC3A32">
        <w:t>By advancing fraud detection methodologies through these directions, future research can support the development of resilient, transparent, and adaptable systems that protect government resources. For the PPP and similar programs, these improvements promise more secure fraud prevention while maintaining the accessibility and trust that public programs require. The methods and frameworks synthesized in this study lay the groundwork for the semi-supervised approach outlined in Chapter 3, focusing on scalable fraud detection that aligns with the operational and ethical requirements of modern government initiatives.</w:t>
      </w:r>
    </w:p>
    <w:p w14:paraId="65D9DA11" w14:textId="77777777" w:rsidR="00CC3A32" w:rsidRPr="00CC3A32" w:rsidRDefault="00CC3A32" w:rsidP="003E79CA">
      <w:pPr>
        <w:pStyle w:val="NoSpacing"/>
        <w:spacing w:line="480" w:lineRule="auto"/>
      </w:pPr>
    </w:p>
    <w:p w14:paraId="1C7578EA" w14:textId="0A503DA6" w:rsidR="009D55BA" w:rsidRDefault="009D55BA" w:rsidP="003E79CA">
      <w:pPr>
        <w:pStyle w:val="NoSpacing"/>
        <w:spacing w:line="480" w:lineRule="auto"/>
        <w:ind w:firstLine="360"/>
      </w:pPr>
    </w:p>
    <w:p w14:paraId="2EDAAF87" w14:textId="77777777" w:rsidR="009F7088" w:rsidRPr="00887A22" w:rsidRDefault="00887A22" w:rsidP="003E79CA">
      <w:pPr>
        <w:pStyle w:val="Heading1"/>
      </w:pPr>
      <w:r w:rsidRPr="00887A22">
        <w:rPr>
          <w:sz w:val="32"/>
        </w:rPr>
        <w:br w:type="page"/>
      </w:r>
      <w:bookmarkStart w:id="87" w:name="_Toc184834450"/>
      <w:bookmarkStart w:id="88" w:name="_Toc251424087"/>
      <w:bookmarkStart w:id="89" w:name="_Toc464831670"/>
      <w:bookmarkStart w:id="90" w:name="_Toc465328404"/>
      <w:bookmarkStart w:id="91" w:name="_Toc164865787"/>
      <w:bookmarkStart w:id="92" w:name="_Toc231285448"/>
      <w:r w:rsidR="009F7088">
        <w:lastRenderedPageBreak/>
        <w:t>Chapter 3: Research Method</w:t>
      </w:r>
      <w:bookmarkEnd w:id="87"/>
      <w:r w:rsidR="009F7088">
        <w:t xml:space="preserve"> </w:t>
      </w:r>
    </w:p>
    <w:p w14:paraId="3B4EF369" w14:textId="36C7467C" w:rsidR="00E86F41" w:rsidRPr="0008573A" w:rsidRDefault="00714148" w:rsidP="0008573A">
      <w:pPr>
        <w:ind w:firstLine="720"/>
        <w:contextualSpacing/>
      </w:pPr>
      <w:bookmarkStart w:id="93" w:name="_Toc251423644"/>
      <w:bookmarkStart w:id="94" w:name="_Toc464831657"/>
      <w:bookmarkStart w:id="95" w:name="_Toc465328393"/>
      <w:bookmarkStart w:id="96" w:name="_Toc145748774"/>
      <w:bookmarkStart w:id="97" w:name="_Toc155062013"/>
      <w:bookmarkStart w:id="98" w:name="_Toc159248684"/>
      <w:bookmarkStart w:id="99" w:name="_Toc166557819"/>
      <w:r>
        <w:t xml:space="preserve">The problem addressed in this study is the lack of intelligent unsupervised fraud identification in the government domain, specifically in the Paycheck Protection Program (PPP). The purpose of this quantitative experimental study was to identify features and methodologies </w:t>
      </w:r>
      <w:proofErr w:type="gramStart"/>
      <w:r>
        <w:t>develop</w:t>
      </w:r>
      <w:proofErr w:type="gramEnd"/>
      <w:r>
        <w:t xml:space="preserve"> intelligent semi-supervised fraud identification methodologies in the government domain, specifically </w:t>
      </w:r>
      <w:r w:rsidR="00E86F41">
        <w:t>the PPP.</w:t>
      </w:r>
      <w:r w:rsidR="0008573A">
        <w:t xml:space="preserve"> </w:t>
      </w:r>
      <w:r w:rsidR="00E86F41">
        <w:t xml:space="preserve">This chapter outlines </w:t>
      </w:r>
      <w:r w:rsidR="00D27D24">
        <w:t xml:space="preserve">the research methodology and design of this study. It includes an overview of the population, </w:t>
      </w:r>
      <w:r w:rsidR="00FF7D99">
        <w:t xml:space="preserve">instrumentation, </w:t>
      </w:r>
      <w:r w:rsidR="00D27D24">
        <w:t xml:space="preserve">data collection, </w:t>
      </w:r>
      <w:r w:rsidR="00FF7D99">
        <w:t xml:space="preserve">and definitions of variables. It then describes the study procedure, the data analytics performed as part pf </w:t>
      </w:r>
      <w:r w:rsidR="00BC00D5">
        <w:t>hypothesis</w:t>
      </w:r>
      <w:r w:rsidR="00FF7D99">
        <w:t xml:space="preserve"> testing, </w:t>
      </w:r>
      <w:r w:rsidR="0008573A">
        <w:t>assumptions, limitations, delimitations, and ethical assurances.</w:t>
      </w:r>
    </w:p>
    <w:p w14:paraId="3B2E55DE" w14:textId="2A0D3695" w:rsidR="009F7088" w:rsidRDefault="009F7088" w:rsidP="00276B08">
      <w:pPr>
        <w:pStyle w:val="Heading2"/>
      </w:pPr>
      <w:bookmarkStart w:id="100" w:name="_Toc184834451"/>
      <w:r w:rsidRPr="00887A22">
        <w:t xml:space="preserve">Research </w:t>
      </w:r>
      <w:r w:rsidRPr="00276B08">
        <w:t>Methodology</w:t>
      </w:r>
      <w:r w:rsidRPr="00887A22">
        <w:t xml:space="preserve"> and Design</w:t>
      </w:r>
      <w:r>
        <w:t xml:space="preserve"> Process Diagram</w:t>
      </w:r>
      <w:bookmarkEnd w:id="100"/>
    </w:p>
    <w:p w14:paraId="6604EE31" w14:textId="7F66D68D" w:rsidR="006A319E" w:rsidRDefault="00276B08" w:rsidP="00276B08">
      <w:pPr>
        <w:ind w:firstLine="720"/>
      </w:pPr>
      <w:r w:rsidRPr="00276B08">
        <w:t>The methodological workflow used in this study is summarized in Figure 11. It outlines the major phases of the research, beginning with data collection, preprocessing, and exploratory analysis, followed by feature set partitioning and clustering using multiple unsupervised algorithms. Cluster outputs were merged back into the dataset and served as inputs to a series of semi-supervised experiments using various supervised models. Each stage in the process was aligned with the study’s hypotheses, culminating in model evaluation based on precision, recall, F1-score, and AUC-ROC.</w:t>
      </w:r>
    </w:p>
    <w:p w14:paraId="46EB82BB" w14:textId="77777777" w:rsidR="00E46A7A" w:rsidRDefault="00E46A7A" w:rsidP="00E46A7A">
      <w:pPr>
        <w:spacing w:line="240" w:lineRule="auto"/>
        <w:rPr>
          <w:i/>
          <w:iCs/>
        </w:rPr>
      </w:pPr>
    </w:p>
    <w:p w14:paraId="16D828E8" w14:textId="77777777" w:rsidR="00E46A7A" w:rsidRDefault="00E46A7A" w:rsidP="00E46A7A">
      <w:pPr>
        <w:spacing w:line="240" w:lineRule="auto"/>
        <w:rPr>
          <w:i/>
          <w:iCs/>
        </w:rPr>
      </w:pPr>
    </w:p>
    <w:p w14:paraId="63ECEBAC" w14:textId="77777777" w:rsidR="00E46A7A" w:rsidRDefault="00E46A7A" w:rsidP="00E46A7A">
      <w:pPr>
        <w:spacing w:line="240" w:lineRule="auto"/>
        <w:rPr>
          <w:i/>
          <w:iCs/>
        </w:rPr>
      </w:pPr>
    </w:p>
    <w:p w14:paraId="6BB4B329" w14:textId="77777777" w:rsidR="00E46A7A" w:rsidRDefault="00E46A7A" w:rsidP="00E46A7A">
      <w:pPr>
        <w:spacing w:line="240" w:lineRule="auto"/>
        <w:rPr>
          <w:i/>
          <w:iCs/>
        </w:rPr>
      </w:pPr>
    </w:p>
    <w:p w14:paraId="4D095E28" w14:textId="77777777" w:rsidR="00E46A7A" w:rsidRDefault="00E46A7A" w:rsidP="00E46A7A">
      <w:pPr>
        <w:spacing w:line="240" w:lineRule="auto"/>
        <w:rPr>
          <w:i/>
          <w:iCs/>
        </w:rPr>
      </w:pPr>
    </w:p>
    <w:p w14:paraId="49030ECF" w14:textId="77777777" w:rsidR="00E46A7A" w:rsidRDefault="00E46A7A" w:rsidP="00E46A7A">
      <w:pPr>
        <w:spacing w:line="240" w:lineRule="auto"/>
        <w:rPr>
          <w:i/>
          <w:iCs/>
        </w:rPr>
      </w:pPr>
    </w:p>
    <w:p w14:paraId="0383D5EE" w14:textId="77777777" w:rsidR="00E46A7A" w:rsidRDefault="00E46A7A" w:rsidP="00E46A7A">
      <w:pPr>
        <w:spacing w:line="240" w:lineRule="auto"/>
        <w:rPr>
          <w:i/>
          <w:iCs/>
        </w:rPr>
      </w:pPr>
    </w:p>
    <w:p w14:paraId="2B4E0F1F" w14:textId="77777777" w:rsidR="00E46A7A" w:rsidRDefault="00E46A7A" w:rsidP="00E46A7A">
      <w:pPr>
        <w:spacing w:line="240" w:lineRule="auto"/>
        <w:rPr>
          <w:i/>
          <w:iCs/>
        </w:rPr>
      </w:pPr>
    </w:p>
    <w:p w14:paraId="570DD5E2" w14:textId="77777777" w:rsidR="00E46A7A" w:rsidRDefault="00E46A7A" w:rsidP="00E46A7A">
      <w:pPr>
        <w:spacing w:line="240" w:lineRule="auto"/>
        <w:rPr>
          <w:i/>
          <w:iCs/>
        </w:rPr>
      </w:pPr>
    </w:p>
    <w:p w14:paraId="6468331E" w14:textId="77777777" w:rsidR="00E46A7A" w:rsidRDefault="00E46A7A" w:rsidP="00E46A7A">
      <w:pPr>
        <w:spacing w:line="240" w:lineRule="auto"/>
        <w:rPr>
          <w:i/>
          <w:iCs/>
        </w:rPr>
      </w:pPr>
    </w:p>
    <w:p w14:paraId="58FF2DA7" w14:textId="77777777" w:rsidR="00E46A7A" w:rsidRDefault="00E46A7A" w:rsidP="00E46A7A">
      <w:pPr>
        <w:spacing w:line="240" w:lineRule="auto"/>
        <w:rPr>
          <w:i/>
          <w:iCs/>
        </w:rPr>
      </w:pPr>
    </w:p>
    <w:p w14:paraId="6F28FCB9" w14:textId="77777777" w:rsidR="00E46A7A" w:rsidRDefault="00E46A7A" w:rsidP="00E46A7A">
      <w:pPr>
        <w:spacing w:line="240" w:lineRule="auto"/>
        <w:rPr>
          <w:i/>
          <w:iCs/>
        </w:rPr>
      </w:pPr>
    </w:p>
    <w:p w14:paraId="0FD17354" w14:textId="7CEBB648" w:rsidR="00E46A7A" w:rsidRDefault="00E46A7A" w:rsidP="00E46A7A">
      <w:pPr>
        <w:spacing w:line="240" w:lineRule="auto"/>
      </w:pPr>
      <w:bookmarkStart w:id="101" w:name="_Toc198886059"/>
      <w:r w:rsidRPr="00E46A7A">
        <w:rPr>
          <w:b/>
          <w:bCs/>
        </w:rPr>
        <w:lastRenderedPageBreak/>
        <w:t xml:space="preserve">Figure </w:t>
      </w:r>
      <w:r w:rsidRPr="00E46A7A">
        <w:rPr>
          <w:b/>
          <w:bCs/>
        </w:rPr>
        <w:fldChar w:fldCharType="begin"/>
      </w:r>
      <w:r w:rsidRPr="00E46A7A">
        <w:rPr>
          <w:b/>
          <w:bCs/>
        </w:rPr>
        <w:instrText xml:space="preserve"> SEQ Figure \* ARABIC </w:instrText>
      </w:r>
      <w:r w:rsidRPr="00E46A7A">
        <w:rPr>
          <w:b/>
          <w:bCs/>
        </w:rPr>
        <w:fldChar w:fldCharType="separate"/>
      </w:r>
      <w:r w:rsidR="00E96FA3">
        <w:rPr>
          <w:b/>
          <w:bCs/>
          <w:noProof/>
        </w:rPr>
        <w:t>11</w:t>
      </w:r>
      <w:bookmarkEnd w:id="101"/>
      <w:r w:rsidRPr="00E46A7A">
        <w:rPr>
          <w:b/>
          <w:bCs/>
        </w:rPr>
        <w:fldChar w:fldCharType="end"/>
      </w:r>
      <w:r>
        <w:t xml:space="preserve"> </w:t>
      </w:r>
    </w:p>
    <w:p w14:paraId="3D2F30BD" w14:textId="12743993" w:rsidR="00E46A7A" w:rsidRPr="00E46A7A" w:rsidRDefault="00E46A7A" w:rsidP="00E46A7A">
      <w:pPr>
        <w:spacing w:line="240" w:lineRule="auto"/>
        <w:rPr>
          <w:i/>
          <w:iCs/>
        </w:rPr>
      </w:pPr>
      <w:r w:rsidRPr="00E46A7A">
        <w:rPr>
          <w:i/>
          <w:iCs/>
        </w:rPr>
        <w:t>Research Methodology and Design Process Diagram</w:t>
      </w:r>
    </w:p>
    <w:p w14:paraId="41D90204" w14:textId="77777777" w:rsidR="00E46A7A" w:rsidRDefault="00E46A7A" w:rsidP="00763B91">
      <w:pPr>
        <w:spacing w:line="240" w:lineRule="auto"/>
        <w:rPr>
          <w:i/>
          <w:iCs/>
        </w:rPr>
      </w:pPr>
    </w:p>
    <w:p w14:paraId="7D6BA77A" w14:textId="11032CC3" w:rsidR="00763B91" w:rsidRDefault="00276B08" w:rsidP="00763B91">
      <w:pPr>
        <w:spacing w:line="240" w:lineRule="auto"/>
        <w:rPr>
          <w:i/>
          <w:iCs/>
        </w:rPr>
      </w:pPr>
      <w:r>
        <w:rPr>
          <w:noProof/>
        </w:rPr>
        <w:drawing>
          <wp:inline distT="0" distB="0" distL="0" distR="0" wp14:anchorId="3EEABBBD" wp14:editId="461E7F2B">
            <wp:extent cx="4304856" cy="5709818"/>
            <wp:effectExtent l="0" t="0" r="635" b="5715"/>
            <wp:docPr id="184772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27917"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4304856" cy="5709818"/>
                    </a:xfrm>
                    <a:prstGeom prst="rect">
                      <a:avLst/>
                    </a:prstGeom>
                  </pic:spPr>
                </pic:pic>
              </a:graphicData>
            </a:graphic>
          </wp:inline>
        </w:drawing>
      </w:r>
    </w:p>
    <w:p w14:paraId="31EA9FDA" w14:textId="77777777" w:rsidR="00E46A7A" w:rsidRDefault="00E46A7A" w:rsidP="00763B91">
      <w:pPr>
        <w:spacing w:line="240" w:lineRule="auto"/>
        <w:rPr>
          <w:i/>
          <w:iCs/>
        </w:rPr>
      </w:pPr>
    </w:p>
    <w:p w14:paraId="268E19DF" w14:textId="77777777" w:rsidR="00276B08" w:rsidRPr="006A319E" w:rsidRDefault="00276B08" w:rsidP="00276B08">
      <w:pPr>
        <w:jc w:val="center"/>
      </w:pPr>
    </w:p>
    <w:p w14:paraId="6717D6E1" w14:textId="01DC7E89" w:rsidR="009F7088" w:rsidRDefault="009F7088" w:rsidP="003E79CA">
      <w:pPr>
        <w:pStyle w:val="Heading2"/>
        <w:contextualSpacing/>
      </w:pPr>
      <w:bookmarkStart w:id="102" w:name="_Toc184834452"/>
      <w:r w:rsidRPr="00887A22">
        <w:t>Research Methodology and Design</w:t>
      </w:r>
      <w:bookmarkEnd w:id="93"/>
      <w:bookmarkEnd w:id="94"/>
      <w:bookmarkEnd w:id="95"/>
      <w:r w:rsidRPr="00EE0AB3">
        <w:t xml:space="preserve"> (Nature of the Study)</w:t>
      </w:r>
      <w:bookmarkStart w:id="103" w:name="_Toc464831658"/>
      <w:bookmarkStart w:id="104" w:name="_Toc465328394"/>
      <w:bookmarkStart w:id="105" w:name="_Toc145748781"/>
      <w:bookmarkStart w:id="106" w:name="_Toc145829268"/>
      <w:bookmarkEnd w:id="96"/>
      <w:bookmarkEnd w:id="97"/>
      <w:bookmarkEnd w:id="98"/>
      <w:bookmarkEnd w:id="99"/>
      <w:bookmarkEnd w:id="102"/>
    </w:p>
    <w:p w14:paraId="0BC27B17" w14:textId="234ABBE0" w:rsidR="00E77B2C" w:rsidRDefault="009F7088" w:rsidP="003E79CA">
      <w:pPr>
        <w:ind w:firstLine="720"/>
        <w:contextualSpacing/>
      </w:pPr>
      <w:r w:rsidRPr="00D32189">
        <w:t>This study employ</w:t>
      </w:r>
      <w:r w:rsidR="0015510E">
        <w:t>ed</w:t>
      </w:r>
      <w:r w:rsidRPr="00D32189">
        <w:t xml:space="preserve"> a </w:t>
      </w:r>
      <w:r w:rsidR="0015510E">
        <w:t xml:space="preserve">quantitative </w:t>
      </w:r>
      <w:r w:rsidR="00BC00D5">
        <w:t>experimental</w:t>
      </w:r>
      <w:r w:rsidR="0015510E">
        <w:t xml:space="preserve"> design that implemented a Classification through Clustering</w:t>
      </w:r>
      <w:r w:rsidRPr="00D32189">
        <w:t xml:space="preserve"> </w:t>
      </w:r>
      <w:r w:rsidR="00BC00D5" w:rsidRPr="00D32189">
        <w:t>framework</w:t>
      </w:r>
      <w:r w:rsidR="00BC00D5">
        <w:t>: a</w:t>
      </w:r>
      <w:r w:rsidR="0015510E">
        <w:t xml:space="preserve"> hybrid methodology</w:t>
      </w:r>
      <w:r w:rsidR="00E77B2C" w:rsidRPr="00E77B2C">
        <w:t xml:space="preserve"> </w:t>
      </w:r>
      <w:r w:rsidR="0015510E">
        <w:t>integrating both</w:t>
      </w:r>
      <w:r w:rsidR="00E77B2C" w:rsidRPr="00E77B2C">
        <w:t xml:space="preserve"> unsupervised clustering and semi-supervised classification techniques. The design follows a </w:t>
      </w:r>
      <w:r w:rsidR="00E77B2C" w:rsidRPr="00E77B2C">
        <w:lastRenderedPageBreak/>
        <w:t xml:space="preserve">systematic, hypothesis-driven structure, ensuring that each phase directly </w:t>
      </w:r>
      <w:proofErr w:type="gramStart"/>
      <w:r w:rsidR="00BC00D5" w:rsidRPr="00E77B2C">
        <w:t>address</w:t>
      </w:r>
      <w:r w:rsidR="00BC00D5">
        <w:t>ed</w:t>
      </w:r>
      <w:proofErr w:type="gramEnd"/>
      <w:r w:rsidR="00E77B2C" w:rsidRPr="00E77B2C">
        <w:t xml:space="preserve"> the research questions and hypotheses</w:t>
      </w:r>
      <w:r w:rsidR="004F06FE">
        <w:t xml:space="preserve"> shown in the table below</w:t>
      </w:r>
      <w:r w:rsidR="00E77B2C" w:rsidRPr="00E77B2C">
        <w:t>:</w:t>
      </w:r>
    </w:p>
    <w:p w14:paraId="13870FBC" w14:textId="74AB6180" w:rsidR="004F06FE" w:rsidRPr="004F06FE" w:rsidRDefault="004F06FE" w:rsidP="004F06FE">
      <w:pPr>
        <w:spacing w:line="240" w:lineRule="auto"/>
        <w:rPr>
          <w:b/>
          <w:bCs/>
        </w:rPr>
      </w:pPr>
      <w:r w:rsidRPr="004F06FE">
        <w:rPr>
          <w:b/>
          <w:bCs/>
        </w:rPr>
        <w:t xml:space="preserve">Table </w:t>
      </w:r>
      <w:r w:rsidRPr="004F06FE">
        <w:rPr>
          <w:b/>
          <w:bCs/>
        </w:rPr>
        <w:fldChar w:fldCharType="begin"/>
      </w:r>
      <w:r w:rsidRPr="004F06FE">
        <w:rPr>
          <w:b/>
          <w:bCs/>
        </w:rPr>
        <w:instrText xml:space="preserve"> SEQ Table \* ARABIC </w:instrText>
      </w:r>
      <w:r w:rsidRPr="004F06FE">
        <w:rPr>
          <w:b/>
          <w:bCs/>
        </w:rPr>
        <w:fldChar w:fldCharType="separate"/>
      </w:r>
      <w:r w:rsidR="00A205BB">
        <w:rPr>
          <w:b/>
          <w:bCs/>
          <w:noProof/>
        </w:rPr>
        <w:t>1</w:t>
      </w:r>
      <w:r w:rsidRPr="004F06FE">
        <w:rPr>
          <w:b/>
          <w:bCs/>
        </w:rPr>
        <w:fldChar w:fldCharType="end"/>
      </w:r>
      <w:r w:rsidRPr="004F06FE">
        <w:rPr>
          <w:b/>
          <w:bCs/>
        </w:rPr>
        <w:t xml:space="preserve"> </w:t>
      </w:r>
    </w:p>
    <w:p w14:paraId="2EFEB992" w14:textId="3DD445D0" w:rsidR="004F06FE" w:rsidRPr="004F06FE" w:rsidRDefault="004F06FE" w:rsidP="004F06FE">
      <w:pPr>
        <w:spacing w:line="240" w:lineRule="auto"/>
        <w:rPr>
          <w:i/>
          <w:iCs/>
        </w:rPr>
      </w:pPr>
      <w:r w:rsidRPr="004F06FE">
        <w:rPr>
          <w:i/>
          <w:iCs/>
        </w:rPr>
        <w:t>Research Question and Hypotheses Alignment</w:t>
      </w:r>
    </w:p>
    <w:p w14:paraId="4F9A49A3" w14:textId="34752933" w:rsidR="00E77B2C" w:rsidRPr="00A27985" w:rsidRDefault="004F06FE" w:rsidP="00810C0E">
      <w:pPr>
        <w:contextualSpacing/>
        <w:rPr>
          <w:b/>
        </w:rPr>
      </w:pPr>
      <w:r>
        <w:rPr>
          <w:noProof/>
        </w:rPr>
        <w:drawing>
          <wp:inline distT="0" distB="0" distL="0" distR="0" wp14:anchorId="79A45B66" wp14:editId="601C3048">
            <wp:extent cx="5918044" cy="3639820"/>
            <wp:effectExtent l="0" t="0" r="6985" b="0"/>
            <wp:docPr id="842822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2227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918044" cy="3639820"/>
                    </a:xfrm>
                    <a:prstGeom prst="rect">
                      <a:avLst/>
                    </a:prstGeom>
                  </pic:spPr>
                </pic:pic>
              </a:graphicData>
            </a:graphic>
          </wp:inline>
        </w:drawing>
      </w:r>
    </w:p>
    <w:p w14:paraId="512CC485" w14:textId="6966CD3A" w:rsidR="00E77B2C" w:rsidRPr="00E77B2C" w:rsidRDefault="00BC00D5" w:rsidP="003E79CA">
      <w:pPr>
        <w:ind w:firstLine="360"/>
        <w:contextualSpacing/>
      </w:pPr>
      <w:r>
        <w:t>This design was appropriate due to the complexity of the PPP dataset, the limited number of labeled fraud cases, and the need to detect hidden or novel fraud patterns in unlabeled data. Classification through Clustering enabled the discovery of anomalies using unsupervised methods and the refinement of those findings through supervised classification</w:t>
      </w:r>
      <w:r w:rsidR="00E77B2C" w:rsidRPr="00E77B2C">
        <w:t xml:space="preserve"> Alternative approaches, such </w:t>
      </w:r>
      <w:proofErr w:type="gramStart"/>
      <w:r w:rsidR="00E77B2C" w:rsidRPr="00E77B2C">
        <w:t>as solely</w:t>
      </w:r>
      <w:proofErr w:type="gramEnd"/>
      <w:r w:rsidR="00E77B2C" w:rsidRPr="00E77B2C">
        <w:t xml:space="preserve"> supervised learning, were considered; however, such methods would have required comprehensive labeling, which is challenging in large datasets with limited labeled fraud instances. The chosen multi-phase approach allows for an adaptive, hybrid model that effectively captures anomalies, clusters data, and improves detection accuracy.</w:t>
      </w:r>
    </w:p>
    <w:p w14:paraId="1F7BA142" w14:textId="77777777" w:rsidR="009F7088" w:rsidRPr="00FF14BF" w:rsidRDefault="009F7088" w:rsidP="003E79CA">
      <w:pPr>
        <w:pStyle w:val="Heading3"/>
      </w:pPr>
      <w:r w:rsidRPr="00FF14BF">
        <w:lastRenderedPageBreak/>
        <w:t>Alternative Methodologies Considered</w:t>
      </w:r>
    </w:p>
    <w:p w14:paraId="0165A7AA" w14:textId="77777777" w:rsidR="00BC00D5" w:rsidRDefault="00BC00D5" w:rsidP="00BC00D5">
      <w:pPr>
        <w:ind w:firstLine="360"/>
        <w:contextualSpacing/>
      </w:pPr>
      <w:r w:rsidRPr="00BC00D5">
        <w:t>Three alternative approaches were considered and determined to be less appropriate for the problem context:</w:t>
      </w:r>
    </w:p>
    <w:p w14:paraId="6D013166" w14:textId="347C2363" w:rsidR="009F7088" w:rsidRPr="00FF14BF" w:rsidRDefault="009F7088" w:rsidP="00BC00D5">
      <w:pPr>
        <w:ind w:firstLine="360"/>
        <w:contextualSpacing/>
        <w:rPr>
          <w:b/>
          <w:bCs/>
        </w:rPr>
      </w:pPr>
      <w:r w:rsidRPr="00FF14BF">
        <w:rPr>
          <w:b/>
          <w:bCs/>
        </w:rPr>
        <w:t>1. Supervised Learning Only</w:t>
      </w:r>
      <w:r w:rsidR="005F145D">
        <w:rPr>
          <w:b/>
          <w:bCs/>
        </w:rPr>
        <w:t xml:space="preserve">: </w:t>
      </w:r>
      <w:r w:rsidR="005F145D" w:rsidRPr="005F145D">
        <w:t>This approach was dismissed due to the scarcity of labeled fraud cases, the risk of model overfitting, and the difficulty of generalizing predictions across an imbalanced dataset.</w:t>
      </w:r>
    </w:p>
    <w:p w14:paraId="54A466F4" w14:textId="479DF8E3" w:rsidR="009F7088" w:rsidRPr="00FF14BF" w:rsidRDefault="009F7088" w:rsidP="005F145D">
      <w:pPr>
        <w:contextualSpacing/>
      </w:pPr>
      <w:r w:rsidRPr="00FF14BF">
        <w:rPr>
          <w:b/>
          <w:bCs/>
        </w:rPr>
        <w:t>2. Unsupervised Learning Only</w:t>
      </w:r>
      <w:r w:rsidR="005F145D">
        <w:rPr>
          <w:b/>
          <w:bCs/>
        </w:rPr>
        <w:t xml:space="preserve">: </w:t>
      </w:r>
      <w:r w:rsidR="005F145D" w:rsidRPr="005F145D">
        <w:t>While effective for anomaly detection, unsupervised clustering alone lacked refinement and suffered from high false-positive rates due to the absence of verified fraud labels.</w:t>
      </w:r>
    </w:p>
    <w:p w14:paraId="420E91F5" w14:textId="01793CEC" w:rsidR="009F7088" w:rsidRPr="00FF14BF" w:rsidRDefault="009F7088" w:rsidP="003E79CA">
      <w:pPr>
        <w:contextualSpacing/>
        <w:rPr>
          <w:b/>
          <w:bCs/>
        </w:rPr>
      </w:pPr>
      <w:r w:rsidRPr="00FF14BF">
        <w:rPr>
          <w:b/>
          <w:bCs/>
        </w:rPr>
        <w:t>3. Manual Fraud Detection</w:t>
      </w:r>
      <w:r w:rsidR="005F145D">
        <w:rPr>
          <w:b/>
          <w:bCs/>
        </w:rPr>
        <w:t xml:space="preserve">: </w:t>
      </w:r>
      <w:r w:rsidR="005F145D" w:rsidRPr="005F145D">
        <w:t>Manual review of loan records was infeasible due to the dataset’s size and the need for scalable, automated methods.</w:t>
      </w:r>
    </w:p>
    <w:p w14:paraId="5D9FC55A" w14:textId="4AC8A5BD" w:rsidR="009F7088" w:rsidRPr="00FF14BF" w:rsidRDefault="005F145D" w:rsidP="003E79CA">
      <w:pPr>
        <w:pStyle w:val="Heading3"/>
      </w:pPr>
      <w:r>
        <w:t>Justification for the Selected Approach</w:t>
      </w:r>
    </w:p>
    <w:p w14:paraId="7019627B" w14:textId="0D10E57B" w:rsidR="00A43DD9" w:rsidRPr="00A43DD9" w:rsidRDefault="005F145D" w:rsidP="005F145D">
      <w:pPr>
        <w:ind w:firstLine="720"/>
        <w:contextualSpacing/>
      </w:pPr>
      <w:r w:rsidRPr="005F145D">
        <w:t>The Classification through Clustering framework offered the flexibility to process high-dimensional data, incorporate both labeled and unlabeled examples, and adapt to the class imbalance inherent in fraud detection. It also enabled comparative analysis of multiple model pairings, consistent with the study’s hypothesis-driven structure. By combining anomaly detection with confirmed fraud cases, this methodology improved detection precision while preserving scalability and generalizability—critical requirements for analyzing a national-scale financial relief program.</w:t>
      </w:r>
    </w:p>
    <w:p w14:paraId="1ACFC697" w14:textId="42E96433" w:rsidR="009F7088" w:rsidRPr="00887A22" w:rsidRDefault="009F7088" w:rsidP="003E79CA">
      <w:pPr>
        <w:pStyle w:val="Heading2"/>
        <w:contextualSpacing/>
      </w:pPr>
      <w:bookmarkStart w:id="107" w:name="_Toc184834453"/>
      <w:r>
        <w:t>Population and Sample</w:t>
      </w:r>
      <w:bookmarkEnd w:id="103"/>
      <w:bookmarkEnd w:id="104"/>
      <w:bookmarkEnd w:id="107"/>
    </w:p>
    <w:p w14:paraId="539B7FDD" w14:textId="77777777" w:rsidR="00EA3ABC" w:rsidRDefault="00C251B9" w:rsidP="00EA3ABC">
      <w:pPr>
        <w:pStyle w:val="NormalWeb"/>
        <w:spacing w:before="0" w:beforeAutospacing="0" w:after="0" w:afterAutospacing="0" w:line="480" w:lineRule="auto"/>
        <w:ind w:firstLine="720"/>
        <w:contextualSpacing/>
      </w:pPr>
      <w:bookmarkStart w:id="108" w:name="_Toc251423646"/>
      <w:bookmarkStart w:id="109" w:name="_Toc464831659"/>
      <w:bookmarkStart w:id="110" w:name="_Toc465328395"/>
      <w:bookmarkEnd w:id="105"/>
      <w:bookmarkEnd w:id="106"/>
      <w:r w:rsidRPr="00C251B9">
        <w:t xml:space="preserve">The population for this study consisted of all businesses and entities that received loans through the </w:t>
      </w:r>
      <w:r>
        <w:t xml:space="preserve">PPP. </w:t>
      </w:r>
      <w:r w:rsidRPr="00C251B9">
        <w:t xml:space="preserve">The publicly available loan-level dataset released by the </w:t>
      </w:r>
      <w:r>
        <w:t xml:space="preserve">SBA </w:t>
      </w:r>
      <w:r w:rsidRPr="00C251B9">
        <w:t xml:space="preserve">included more </w:t>
      </w:r>
      <w:r w:rsidRPr="00C251B9">
        <w:lastRenderedPageBreak/>
        <w:t>than 11 million records, detailing loan characteristics, borrower location, and business classification.</w:t>
      </w:r>
    </w:p>
    <w:p w14:paraId="02FAEEF2" w14:textId="77777777" w:rsidR="00EA3ABC" w:rsidRDefault="00EA3ABC" w:rsidP="00EA3ABC">
      <w:pPr>
        <w:pStyle w:val="NormalWeb"/>
        <w:spacing w:before="0" w:beforeAutospacing="0" w:after="0" w:afterAutospacing="0" w:line="480" w:lineRule="auto"/>
        <w:ind w:firstLine="720"/>
        <w:contextualSpacing/>
      </w:pPr>
      <w:r w:rsidRPr="00EA3ABC">
        <w:t>However, for this study, the scope was limited to PPP loans exceeding $150,000, which represented a subset of 968,525 loans. This threshold was selected based on the elevated financial risk associated with larger loans and the greater likelihood of such loans being subject to federal investigation, which increased the availability of reliable fraud labels. Analyzing this high-value subset supported the study’s objective to identify scalable fraud detection methods capable of addressing the most impactful cases. Additionally, this subset was published by the SBA as a single CSV file, which made the data more accessible and enabled greater reproducibility of the research process across environments and systems with limited local computing power.</w:t>
      </w:r>
    </w:p>
    <w:p w14:paraId="4A73AED4" w14:textId="0F852C23" w:rsidR="009F7088" w:rsidRDefault="009F7088" w:rsidP="00EA3ABC">
      <w:pPr>
        <w:pStyle w:val="NormalWeb"/>
        <w:spacing w:before="0" w:beforeAutospacing="0" w:after="0" w:afterAutospacing="0" w:line="480" w:lineRule="auto"/>
        <w:contextualSpacing/>
        <w:rPr>
          <w:rStyle w:val="Strong"/>
        </w:rPr>
      </w:pPr>
      <w:r>
        <w:rPr>
          <w:rStyle w:val="Strong"/>
        </w:rPr>
        <w:t>Rationale for Using the Entire Population</w:t>
      </w:r>
    </w:p>
    <w:p w14:paraId="04D4F05B" w14:textId="77777777" w:rsidR="00EA3ABC" w:rsidRPr="00EA3ABC" w:rsidRDefault="00EA3ABC" w:rsidP="00EA3ABC">
      <w:pPr>
        <w:pStyle w:val="NormalWeb"/>
        <w:spacing w:before="0" w:beforeAutospacing="0" w:after="0" w:afterAutospacing="0" w:line="480" w:lineRule="auto"/>
        <w:ind w:firstLine="720"/>
        <w:contextualSpacing/>
      </w:pPr>
      <w:r w:rsidRPr="00EA3ABC">
        <w:t>Using the entire population of large PPP loans allowed for greater analytical depth and accuracy in detecting fraud patterns. Larger loans are more likely to reflect complex fraud schemes and provide richer feature sets for modeling. The availability of verifiable fraud cases also improved the quality of supervised learning inputs.</w:t>
      </w:r>
    </w:p>
    <w:p w14:paraId="6902E141" w14:textId="1731D12E" w:rsidR="00EA3ABC" w:rsidRDefault="00EA3ABC" w:rsidP="00EA3ABC">
      <w:pPr>
        <w:pStyle w:val="NormalWeb"/>
        <w:spacing w:before="0" w:beforeAutospacing="0" w:after="0" w:afterAutospacing="0" w:line="480" w:lineRule="auto"/>
        <w:ind w:firstLine="720"/>
        <w:contextualSpacing/>
      </w:pPr>
      <w:r w:rsidRPr="00EA3ABC">
        <w:t>Additionally, the SBA published loans exceeding $150,000 as a single, consolidated CSV file, making this high-value subset easily accessible and highly reproducible for public analysis. In contrast, the smaller loan records</w:t>
      </w:r>
      <w:r>
        <w:t xml:space="preserve">, </w:t>
      </w:r>
      <w:r w:rsidRPr="00EA3ABC">
        <w:t>though available</w:t>
      </w:r>
      <w:r>
        <w:t xml:space="preserve">, </w:t>
      </w:r>
      <w:r w:rsidRPr="00EA3ABC">
        <w:t>were split across multiple files and would have required processing over 5 GB of raw data. This would have introduced significant computational and storage overhead. Restricting the scope to the over</w:t>
      </w:r>
      <w:r>
        <w:t xml:space="preserve"> </w:t>
      </w:r>
      <w:r w:rsidRPr="00EA3ABC">
        <w:t>$150K segment allowed for efficient data handling, consistent replication, and alignment with the study’s objective to identify scalable fraud detection methodologies for the most financially significant cases.</w:t>
      </w:r>
    </w:p>
    <w:p w14:paraId="18968D6D" w14:textId="42B5E82A" w:rsidR="009F7088" w:rsidRPr="00887A22" w:rsidRDefault="00EE035A" w:rsidP="003E79CA">
      <w:pPr>
        <w:pStyle w:val="Heading2"/>
        <w:contextualSpacing/>
      </w:pPr>
      <w:bookmarkStart w:id="111" w:name="_Toc184834454"/>
      <w:r>
        <w:lastRenderedPageBreak/>
        <w:t xml:space="preserve">Materials and </w:t>
      </w:r>
      <w:r w:rsidR="009F7088">
        <w:t>Instrumentation</w:t>
      </w:r>
      <w:bookmarkEnd w:id="108"/>
      <w:bookmarkEnd w:id="109"/>
      <w:bookmarkEnd w:id="110"/>
      <w:bookmarkEnd w:id="111"/>
    </w:p>
    <w:p w14:paraId="62BC5447" w14:textId="73489E63" w:rsidR="009F7088" w:rsidRDefault="00F040CB" w:rsidP="003E79CA">
      <w:pPr>
        <w:pStyle w:val="NormalWeb"/>
        <w:spacing w:before="0" w:beforeAutospacing="0" w:after="0" w:afterAutospacing="0" w:line="480" w:lineRule="auto"/>
        <w:ind w:firstLine="720"/>
        <w:contextualSpacing/>
      </w:pPr>
      <w:r w:rsidRPr="00F040CB">
        <w:t>This study utilized archived public datasets, a manually labeled fraud vector, custom-developed Python scripts, and open-source machine learning libraries to build and evaluate a hybrid fraud detection pipeline. Instrumentation included both the digital tools used to acquire and process the data and the computational environment that enabled scalable modeling and evaluation</w:t>
      </w:r>
      <w:r w:rsidR="009F7088">
        <w:t>.</w:t>
      </w:r>
    </w:p>
    <w:p w14:paraId="6DFA2525" w14:textId="10E96E50" w:rsidR="009F7088" w:rsidRDefault="00F040CB" w:rsidP="003E79CA">
      <w:pPr>
        <w:pStyle w:val="Heading3"/>
        <w:rPr>
          <w:rStyle w:val="Strong"/>
          <w:b/>
          <w:bCs/>
        </w:rPr>
      </w:pPr>
      <w:r>
        <w:rPr>
          <w:rStyle w:val="Strong"/>
          <w:b/>
          <w:bCs/>
        </w:rPr>
        <w:t>Data Sources</w:t>
      </w:r>
    </w:p>
    <w:p w14:paraId="4DBF41E8" w14:textId="3D3C28A4" w:rsidR="00F040CB" w:rsidRDefault="00F040CB" w:rsidP="00BA4E5D">
      <w:r w:rsidRPr="00BA4E5D">
        <w:rPr>
          <w:b/>
          <w:bCs/>
        </w:rPr>
        <w:t>PPP Loans</w:t>
      </w:r>
      <w:r w:rsidRPr="00F040CB">
        <w:t xml:space="preserve">: The core dataset was obtained from the SBA, which published loan-level details for all approved PPP loans. The subset used in this study consisted of loans exceeding $150,000, </w:t>
      </w:r>
      <w:r w:rsidR="00106075">
        <w:t xml:space="preserve">comprising 968,525 records and 52 variables, </w:t>
      </w:r>
      <w:r w:rsidRPr="00F040CB">
        <w:t xml:space="preserve">distributed in a single, consolidated CSV file. This format supported straightforward </w:t>
      </w:r>
      <w:proofErr w:type="gramStart"/>
      <w:r w:rsidRPr="00F040CB">
        <w:t>ingestion</w:t>
      </w:r>
      <w:proofErr w:type="gramEnd"/>
      <w:r w:rsidRPr="00F040CB">
        <w:t xml:space="preserve">, consistent replication, and reproducible access to structured loan data including borrower </w:t>
      </w:r>
      <w:r>
        <w:t xml:space="preserve">entity </w:t>
      </w:r>
      <w:r w:rsidRPr="00F040CB">
        <w:t>name, loan amount, geographic</w:t>
      </w:r>
      <w:r>
        <w:t xml:space="preserve"> </w:t>
      </w:r>
      <w:r w:rsidRPr="00F040CB">
        <w:t>location, NAICS codes, reported jobs, and loan forgiveness status.</w:t>
      </w:r>
    </w:p>
    <w:p w14:paraId="10CA079E" w14:textId="43485FC1" w:rsidR="00F040CB" w:rsidRPr="00F040CB" w:rsidRDefault="00F040CB" w:rsidP="00BA4E5D">
      <w:r w:rsidRPr="00BA4E5D">
        <w:rPr>
          <w:b/>
          <w:bCs/>
        </w:rPr>
        <w:t>Labeled Fraud Cases</w:t>
      </w:r>
      <w:r w:rsidRPr="00F040CB">
        <w:t xml:space="preserve">: To create the fraud-labeled subset required for supervised and semi-supervised learning, a custom web scraper was written in Python using </w:t>
      </w:r>
      <w:proofErr w:type="spellStart"/>
      <w:r w:rsidRPr="00F040CB">
        <w:t>BeautifulSoup</w:t>
      </w:r>
      <w:proofErr w:type="spellEnd"/>
      <w:r w:rsidRPr="00F040CB">
        <w:t xml:space="preserve">. This tool collected approximately 2,500 press releases and case summaries from PandemicOversight.gov, which aggregates fraud reports from the </w:t>
      </w:r>
      <w:r w:rsidR="00EE035A">
        <w:t>DOJ</w:t>
      </w:r>
      <w:r w:rsidRPr="00F040CB">
        <w:t>, SBA</w:t>
      </w:r>
      <w:r w:rsidR="00EE035A">
        <w:t xml:space="preserve"> OIG</w:t>
      </w:r>
      <w:r w:rsidRPr="00F040CB">
        <w:t>, and related oversight bodies.</w:t>
      </w:r>
      <w:r w:rsidR="00BA4E5D">
        <w:t xml:space="preserve"> </w:t>
      </w:r>
      <w:r w:rsidRPr="00F040CB">
        <w:t>Although PRAC maintained a centralized news archive, automated scraping was necessary to extract all cases programmatically. Manual review was then conducted to filter for prosecuted PPP fraud cases, resulting in 301 confirmed fraudulent applications. These cases were matched to SBA loan records using fuzzy logic on borrower name, loan amount, and business location. The final binary label vector was stored and integrated with the broader modeling dataset.</w:t>
      </w:r>
    </w:p>
    <w:p w14:paraId="5561AE44" w14:textId="7166C4E6" w:rsidR="00BA4E5D" w:rsidRDefault="00BA4E5D" w:rsidP="00BA4E5D">
      <w:pPr>
        <w:pStyle w:val="Heading3"/>
      </w:pPr>
      <w:r>
        <w:rPr>
          <w:rStyle w:val="Strong"/>
          <w:b/>
          <w:bCs/>
        </w:rPr>
        <w:lastRenderedPageBreak/>
        <w:t>Software and Computational Environment</w:t>
      </w:r>
    </w:p>
    <w:p w14:paraId="5060490C" w14:textId="215C13D8" w:rsidR="009F7088" w:rsidRDefault="00BA4E5D" w:rsidP="00F040CB">
      <w:pPr>
        <w:contextualSpacing/>
      </w:pPr>
      <w:r w:rsidRPr="00BA4E5D">
        <w:rPr>
          <w:b/>
          <w:bCs/>
        </w:rPr>
        <w:t>Platform</w:t>
      </w:r>
      <w:r w:rsidRPr="00BA4E5D">
        <w:t xml:space="preserve">: All modeling and data engineering tasks were performed in Google </w:t>
      </w:r>
      <w:proofErr w:type="spellStart"/>
      <w:r w:rsidRPr="00BA4E5D">
        <w:t>Colab</w:t>
      </w:r>
      <w:proofErr w:type="spellEnd"/>
      <w:r w:rsidRPr="00BA4E5D">
        <w:t xml:space="preserve"> Pro, which provided access to both high-RAM CPU instances and A100 GPU accelerators. Exploratory data analysis (EDA) and </w:t>
      </w:r>
      <w:r w:rsidR="00C4605B">
        <w:t>extract-transform-load (</w:t>
      </w:r>
      <w:r w:rsidRPr="00BA4E5D">
        <w:t>ETL</w:t>
      </w:r>
      <w:r w:rsidR="00C4605B">
        <w:t>)</w:t>
      </w:r>
      <w:r w:rsidRPr="00BA4E5D">
        <w:t xml:space="preserve"> tasks were conducted in notebook-based workflows, while unsupervised and supervised modeling was scripted in modular Python files to ensure reproducibility.</w:t>
      </w:r>
    </w:p>
    <w:p w14:paraId="0CB32D2F" w14:textId="77777777" w:rsidR="00BA4E5D" w:rsidRPr="00BA4E5D" w:rsidRDefault="00BA4E5D" w:rsidP="00BA4E5D">
      <w:pPr>
        <w:contextualSpacing/>
      </w:pPr>
      <w:r w:rsidRPr="00BA4E5D">
        <w:rPr>
          <w:b/>
          <w:bCs/>
        </w:rPr>
        <w:t>Key Libraries and Frameworks</w:t>
      </w:r>
      <w:r w:rsidRPr="00BA4E5D">
        <w:t>:</w:t>
      </w:r>
    </w:p>
    <w:p w14:paraId="50D92689" w14:textId="544F6717" w:rsidR="00BA4E5D" w:rsidRPr="00BA4E5D" w:rsidRDefault="00BA4E5D" w:rsidP="00BA4E5D">
      <w:pPr>
        <w:numPr>
          <w:ilvl w:val="0"/>
          <w:numId w:val="75"/>
        </w:numPr>
        <w:contextualSpacing/>
      </w:pPr>
      <w:r w:rsidRPr="00BA4E5D">
        <w:t xml:space="preserve">pandas, </w:t>
      </w:r>
      <w:proofErr w:type="spellStart"/>
      <w:r w:rsidRPr="00BA4E5D">
        <w:t>numpy</w:t>
      </w:r>
      <w:proofErr w:type="spellEnd"/>
      <w:r>
        <w:t xml:space="preserve">: </w:t>
      </w:r>
      <w:r w:rsidRPr="00BA4E5D">
        <w:t>For tabular data transformation and feature engineering</w:t>
      </w:r>
    </w:p>
    <w:p w14:paraId="35A83408" w14:textId="487912DD" w:rsidR="00BA4E5D" w:rsidRPr="00BA4E5D" w:rsidRDefault="00BA4E5D" w:rsidP="00BA4E5D">
      <w:pPr>
        <w:numPr>
          <w:ilvl w:val="0"/>
          <w:numId w:val="75"/>
        </w:numPr>
        <w:contextualSpacing/>
      </w:pPr>
      <w:proofErr w:type="spellStart"/>
      <w:r w:rsidRPr="00BA4E5D">
        <w:t>cuml</w:t>
      </w:r>
      <w:proofErr w:type="spellEnd"/>
      <w:r>
        <w:t>:</w:t>
      </w:r>
      <w:r w:rsidRPr="00BA4E5D">
        <w:t xml:space="preserve"> For GPU-accelerated PCA, K-Means, and DBSCAN implementations</w:t>
      </w:r>
    </w:p>
    <w:p w14:paraId="10E0DDB7" w14:textId="1DA3BF8D" w:rsidR="00BA4E5D" w:rsidRPr="00BA4E5D" w:rsidRDefault="00BA4E5D" w:rsidP="00BA4E5D">
      <w:pPr>
        <w:numPr>
          <w:ilvl w:val="0"/>
          <w:numId w:val="75"/>
        </w:numPr>
        <w:contextualSpacing/>
      </w:pPr>
      <w:r w:rsidRPr="00BA4E5D">
        <w:t>scikit-learn</w:t>
      </w:r>
      <w:r>
        <w:t>:</w:t>
      </w:r>
      <w:r w:rsidRPr="00BA4E5D">
        <w:t xml:space="preserve"> For logistic regression, cluster evaluation metrics (e.g., Davies-Bouldin Index), and model validation</w:t>
      </w:r>
    </w:p>
    <w:p w14:paraId="1DA681E9" w14:textId="3E38947F" w:rsidR="00BA4E5D" w:rsidRPr="00BA4E5D" w:rsidRDefault="00BA4E5D" w:rsidP="00BA4E5D">
      <w:pPr>
        <w:numPr>
          <w:ilvl w:val="0"/>
          <w:numId w:val="75"/>
        </w:numPr>
        <w:contextualSpacing/>
      </w:pPr>
      <w:proofErr w:type="spellStart"/>
      <w:r w:rsidRPr="00BA4E5D">
        <w:t>xgboost</w:t>
      </w:r>
      <w:proofErr w:type="spellEnd"/>
      <w:r>
        <w:t xml:space="preserve">: </w:t>
      </w:r>
      <w:r w:rsidRPr="00BA4E5D">
        <w:t>For gradient boosting classification on structured data</w:t>
      </w:r>
    </w:p>
    <w:p w14:paraId="17D2859D" w14:textId="498F8D53" w:rsidR="00BA4E5D" w:rsidRPr="00BA4E5D" w:rsidRDefault="00BA4E5D" w:rsidP="00BA4E5D">
      <w:pPr>
        <w:numPr>
          <w:ilvl w:val="0"/>
          <w:numId w:val="75"/>
        </w:numPr>
        <w:contextualSpacing/>
      </w:pPr>
      <w:proofErr w:type="spellStart"/>
      <w:r w:rsidRPr="00BA4E5D">
        <w:t>keras</w:t>
      </w:r>
      <w:proofErr w:type="spellEnd"/>
      <w:r w:rsidRPr="00BA4E5D">
        <w:t xml:space="preserve"> (with TensorFlow backend)</w:t>
      </w:r>
      <w:r>
        <w:t>:</w:t>
      </w:r>
      <w:r w:rsidRPr="00BA4E5D">
        <w:t xml:space="preserve"> For neural network construction and training</w:t>
      </w:r>
    </w:p>
    <w:p w14:paraId="025C93D5" w14:textId="4BADB91D" w:rsidR="00BA4E5D" w:rsidRPr="00BA4E5D" w:rsidRDefault="00BA4E5D" w:rsidP="00BA4E5D">
      <w:pPr>
        <w:numPr>
          <w:ilvl w:val="0"/>
          <w:numId w:val="75"/>
        </w:numPr>
        <w:contextualSpacing/>
      </w:pPr>
      <w:r w:rsidRPr="00BA4E5D">
        <w:t>matplotlib, seaborn</w:t>
      </w:r>
      <w:r>
        <w:t>:</w:t>
      </w:r>
      <w:r w:rsidRPr="00BA4E5D">
        <w:t xml:space="preserve"> For visualizations and diagnostic plots</w:t>
      </w:r>
    </w:p>
    <w:p w14:paraId="6B7BD3C9" w14:textId="677A7ACA" w:rsidR="00BA4E5D" w:rsidRDefault="00BA4E5D" w:rsidP="00F040CB">
      <w:pPr>
        <w:numPr>
          <w:ilvl w:val="0"/>
          <w:numId w:val="75"/>
        </w:numPr>
        <w:contextualSpacing/>
      </w:pPr>
      <w:proofErr w:type="spellStart"/>
      <w:r w:rsidRPr="00BA4E5D">
        <w:t>BeautifulSoup</w:t>
      </w:r>
      <w:proofErr w:type="spellEnd"/>
      <w:r>
        <w:t>:</w:t>
      </w:r>
      <w:r w:rsidRPr="00BA4E5D">
        <w:t xml:space="preserve"> For web scraping PRAC case reports</w:t>
      </w:r>
    </w:p>
    <w:p w14:paraId="674A9616" w14:textId="77777777" w:rsidR="009F7088" w:rsidRDefault="009F7088" w:rsidP="00E40794">
      <w:pPr>
        <w:pStyle w:val="Heading3"/>
      </w:pPr>
      <w:bookmarkStart w:id="112" w:name="_Toc184834455"/>
      <w:bookmarkStart w:id="113" w:name="_Toc464831660"/>
      <w:bookmarkStart w:id="114" w:name="_Toc465328396"/>
      <w:r w:rsidRPr="00887A22">
        <w:t>Operational Definitions of Variables</w:t>
      </w:r>
      <w:bookmarkEnd w:id="112"/>
      <w:r w:rsidRPr="00887A22">
        <w:t xml:space="preserve"> </w:t>
      </w:r>
      <w:bookmarkEnd w:id="113"/>
      <w:bookmarkEnd w:id="114"/>
    </w:p>
    <w:p w14:paraId="3290BEC0" w14:textId="18A79FF0" w:rsidR="007E68EB" w:rsidRPr="007E68EB" w:rsidRDefault="007E68EB" w:rsidP="006762B7">
      <w:pPr>
        <w:ind w:firstLine="720"/>
      </w:pPr>
      <w:r w:rsidRPr="007E68EB">
        <w:t xml:space="preserve">This study used two types of variables: raw features derived from the </w:t>
      </w:r>
      <w:r w:rsidR="00E40794">
        <w:t>PPP</w:t>
      </w:r>
      <w:r w:rsidRPr="007E68EB">
        <w:t xml:space="preserve"> dataset, which served as inputs to </w:t>
      </w:r>
      <w:r w:rsidR="00106075">
        <w:t xml:space="preserve">PCA and </w:t>
      </w:r>
      <w:r w:rsidRPr="007E68EB">
        <w:t>machine learning models, and experimental variables created to test the study’s hypotheses. The operational definitions below distinguish between these categories and describe how each was used in the modeling framework.</w:t>
      </w:r>
    </w:p>
    <w:p w14:paraId="797C7B60" w14:textId="127A4F59" w:rsidR="007E68EB" w:rsidRDefault="00106075" w:rsidP="007E68EB">
      <w:r>
        <w:rPr>
          <w:b/>
          <w:bCs/>
        </w:rPr>
        <w:t>Original</w:t>
      </w:r>
      <w:r w:rsidR="007E68EB" w:rsidRPr="007E68EB">
        <w:rPr>
          <w:b/>
          <w:bCs/>
        </w:rPr>
        <w:t xml:space="preserve"> PPP Dataset Features</w:t>
      </w:r>
      <w:r w:rsidR="00E40794">
        <w:rPr>
          <w:b/>
          <w:bCs/>
        </w:rPr>
        <w:t xml:space="preserve">: </w:t>
      </w:r>
      <w:r w:rsidR="007E68EB" w:rsidRPr="007E68EB">
        <w:t xml:space="preserve">The table below lists the primary variables extracted from the SBA’s PPP dataset and used as input features in the modeling process. These include financial </w:t>
      </w:r>
      <w:r w:rsidR="007E68EB" w:rsidRPr="007E68EB">
        <w:lastRenderedPageBreak/>
        <w:t>indicators, categorical attributes, and derived features engineered to capture anomalous patterns in borrower behavior.</w:t>
      </w:r>
    </w:p>
    <w:p w14:paraId="17716740" w14:textId="2EF9227D" w:rsidR="00694480" w:rsidRPr="00694480" w:rsidRDefault="00694480" w:rsidP="00694480">
      <w:pPr>
        <w:pStyle w:val="Caption"/>
        <w:spacing w:line="240" w:lineRule="auto"/>
        <w:rPr>
          <w:b/>
          <w:bCs/>
        </w:rPr>
      </w:pPr>
      <w:r w:rsidRPr="00694480">
        <w:rPr>
          <w:b/>
          <w:bCs/>
        </w:rPr>
        <w:t xml:space="preserve">Table </w:t>
      </w:r>
      <w:r w:rsidRPr="00694480">
        <w:rPr>
          <w:b/>
          <w:bCs/>
        </w:rPr>
        <w:fldChar w:fldCharType="begin"/>
      </w:r>
      <w:r w:rsidRPr="00694480">
        <w:rPr>
          <w:b/>
          <w:bCs/>
        </w:rPr>
        <w:instrText xml:space="preserve"> SEQ Table \* ARABIC </w:instrText>
      </w:r>
      <w:r w:rsidRPr="00694480">
        <w:rPr>
          <w:b/>
          <w:bCs/>
        </w:rPr>
        <w:fldChar w:fldCharType="separate"/>
      </w:r>
      <w:r w:rsidR="00A205BB">
        <w:rPr>
          <w:b/>
          <w:bCs/>
          <w:noProof/>
        </w:rPr>
        <w:t>2</w:t>
      </w:r>
      <w:r w:rsidRPr="00694480">
        <w:rPr>
          <w:b/>
          <w:bCs/>
        </w:rPr>
        <w:fldChar w:fldCharType="end"/>
      </w:r>
      <w:r w:rsidRPr="00694480">
        <w:rPr>
          <w:b/>
          <w:bCs/>
        </w:rPr>
        <w:t xml:space="preserve"> </w:t>
      </w:r>
    </w:p>
    <w:p w14:paraId="32D058FF" w14:textId="5FB365B1" w:rsidR="00694480" w:rsidRPr="007E68EB" w:rsidRDefault="00DF56A8" w:rsidP="00694480">
      <w:pPr>
        <w:pStyle w:val="Caption"/>
        <w:spacing w:line="240" w:lineRule="auto"/>
        <w:rPr>
          <w:i/>
          <w:iCs w:val="0"/>
        </w:rPr>
      </w:pPr>
      <w:r>
        <w:rPr>
          <w:i/>
          <w:iCs w:val="0"/>
        </w:rPr>
        <w:t>Original</w:t>
      </w:r>
      <w:r w:rsidR="00694480" w:rsidRPr="00694480">
        <w:rPr>
          <w:i/>
          <w:iCs w:val="0"/>
        </w:rPr>
        <w:t xml:space="preserve"> Variables for The PPP Dataset</w:t>
      </w:r>
    </w:p>
    <w:p w14:paraId="5AC068EC" w14:textId="77777777" w:rsidR="00694480" w:rsidRDefault="00694480" w:rsidP="006762B7">
      <w:r>
        <w:rPr>
          <w:noProof/>
        </w:rPr>
        <w:drawing>
          <wp:inline distT="0" distB="0" distL="0" distR="0" wp14:anchorId="0EF86603" wp14:editId="4E0E2108">
            <wp:extent cx="5018910" cy="7023134"/>
            <wp:effectExtent l="0" t="0" r="0" b="6350"/>
            <wp:docPr id="1354035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35399"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018910" cy="7023134"/>
                    </a:xfrm>
                    <a:prstGeom prst="rect">
                      <a:avLst/>
                    </a:prstGeom>
                  </pic:spPr>
                </pic:pic>
              </a:graphicData>
            </a:graphic>
          </wp:inline>
        </w:drawing>
      </w:r>
    </w:p>
    <w:p w14:paraId="0CD20FEC" w14:textId="22422CA9" w:rsidR="00694480" w:rsidRPr="00694480" w:rsidRDefault="00694480" w:rsidP="00DF56A8">
      <w:pPr>
        <w:spacing w:line="240" w:lineRule="auto"/>
        <w:jc w:val="center"/>
        <w:rPr>
          <w:b/>
          <w:bCs/>
          <w:noProof/>
        </w:rPr>
      </w:pPr>
      <w:r>
        <w:rPr>
          <w:b/>
          <w:bCs/>
          <w:noProof/>
        </w:rPr>
        <w:lastRenderedPageBreak/>
        <w:t>Table 2 – continued from the previous page</w:t>
      </w:r>
    </w:p>
    <w:p w14:paraId="58B70227" w14:textId="5D226D90" w:rsidR="00694480" w:rsidRDefault="00694480" w:rsidP="006762B7">
      <w:r>
        <w:rPr>
          <w:noProof/>
        </w:rPr>
        <w:drawing>
          <wp:inline distT="0" distB="0" distL="0" distR="0" wp14:anchorId="34CADEF3" wp14:editId="5DBCBC52">
            <wp:extent cx="5587415" cy="5643569"/>
            <wp:effectExtent l="0" t="0" r="0" b="0"/>
            <wp:docPr id="18636546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54622"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587415" cy="5643569"/>
                    </a:xfrm>
                    <a:prstGeom prst="rect">
                      <a:avLst/>
                    </a:prstGeom>
                  </pic:spPr>
                </pic:pic>
              </a:graphicData>
            </a:graphic>
          </wp:inline>
        </w:drawing>
      </w:r>
    </w:p>
    <w:p w14:paraId="424B89FC" w14:textId="5624B16A" w:rsidR="007E68EB" w:rsidRPr="007E68EB" w:rsidRDefault="007E68EB" w:rsidP="006762B7">
      <w:r w:rsidRPr="007E68EB">
        <w:t>Additionally, derived features were created through feature engineering, including:</w:t>
      </w:r>
    </w:p>
    <w:p w14:paraId="66F956FF" w14:textId="3FB7EAF4" w:rsidR="007E68EB" w:rsidRPr="007E68EB" w:rsidRDefault="007E68EB" w:rsidP="007E68EB">
      <w:pPr>
        <w:numPr>
          <w:ilvl w:val="0"/>
          <w:numId w:val="76"/>
        </w:numPr>
      </w:pPr>
      <w:r w:rsidRPr="007E68EB">
        <w:rPr>
          <w:i/>
          <w:iCs/>
        </w:rPr>
        <w:t>Loan-</w:t>
      </w:r>
      <w:r w:rsidR="00E40794" w:rsidRPr="00694480">
        <w:rPr>
          <w:i/>
          <w:iCs/>
        </w:rPr>
        <w:t xml:space="preserve">per-Job </w:t>
      </w:r>
      <w:r w:rsidRPr="007E68EB">
        <w:t xml:space="preserve">Ratio: Calculated as </w:t>
      </w:r>
      <w:proofErr w:type="spellStart"/>
      <w:r w:rsidRPr="007E68EB">
        <w:rPr>
          <w:i/>
          <w:iCs/>
        </w:rPr>
        <w:t>LoanAmount</w:t>
      </w:r>
      <w:proofErr w:type="spellEnd"/>
      <w:r w:rsidRPr="007E68EB">
        <w:t xml:space="preserve"> / </w:t>
      </w:r>
      <w:proofErr w:type="spellStart"/>
      <w:r w:rsidRPr="007E68EB">
        <w:rPr>
          <w:i/>
          <w:iCs/>
        </w:rPr>
        <w:t>JobsReported</w:t>
      </w:r>
      <w:proofErr w:type="spellEnd"/>
      <w:r w:rsidRPr="007E68EB">
        <w:t>, used to detect disproportionately large loan requests.</w:t>
      </w:r>
    </w:p>
    <w:p w14:paraId="068B554C" w14:textId="4620F582" w:rsidR="007E68EB" w:rsidRPr="007E68EB" w:rsidRDefault="007E68EB" w:rsidP="007E68EB">
      <w:pPr>
        <w:numPr>
          <w:ilvl w:val="0"/>
          <w:numId w:val="76"/>
        </w:numPr>
      </w:pPr>
      <w:proofErr w:type="spellStart"/>
      <w:r w:rsidRPr="007E68EB">
        <w:rPr>
          <w:i/>
          <w:iCs/>
        </w:rPr>
        <w:t>ForgivenessRatio</w:t>
      </w:r>
      <w:proofErr w:type="spellEnd"/>
      <w:r w:rsidRPr="007E68EB">
        <w:t xml:space="preserve">: Calculated as </w:t>
      </w:r>
      <w:proofErr w:type="spellStart"/>
      <w:r w:rsidRPr="007E68EB">
        <w:rPr>
          <w:i/>
          <w:iCs/>
        </w:rPr>
        <w:t>ForgivenessAmount</w:t>
      </w:r>
      <w:proofErr w:type="spellEnd"/>
      <w:r w:rsidRPr="007E68EB">
        <w:t xml:space="preserve"> / </w:t>
      </w:r>
      <w:proofErr w:type="spellStart"/>
      <w:r w:rsidRPr="007E68EB">
        <w:rPr>
          <w:i/>
          <w:iCs/>
        </w:rPr>
        <w:t>CurrentApprovalAmount</w:t>
      </w:r>
      <w:proofErr w:type="spellEnd"/>
      <w:r w:rsidRPr="007E68EB">
        <w:t>, used to evaluate repayment behavior.</w:t>
      </w:r>
    </w:p>
    <w:p w14:paraId="37D707F8" w14:textId="5D9EE283" w:rsidR="007E68EB" w:rsidRDefault="007E68EB" w:rsidP="00E1500A">
      <w:r w:rsidRPr="007E68EB">
        <w:rPr>
          <w:b/>
          <w:bCs/>
        </w:rPr>
        <w:lastRenderedPageBreak/>
        <w:t>Experimental Variables for Hypothes</w:t>
      </w:r>
      <w:r w:rsidR="00E1500A">
        <w:rPr>
          <w:b/>
          <w:bCs/>
        </w:rPr>
        <w:t>e</w:t>
      </w:r>
      <w:r w:rsidRPr="007E68EB">
        <w:rPr>
          <w:b/>
          <w:bCs/>
        </w:rPr>
        <w:t>s Testing</w:t>
      </w:r>
      <w:r w:rsidR="005A3002">
        <w:rPr>
          <w:b/>
          <w:bCs/>
        </w:rPr>
        <w:t xml:space="preserve">: </w:t>
      </w:r>
      <w:r w:rsidR="00E1500A" w:rsidRPr="00E1500A">
        <w:t>The table below presents the key variables defined for hypothes</w:t>
      </w:r>
      <w:r w:rsidR="00E1500A">
        <w:t>e</w:t>
      </w:r>
      <w:r w:rsidR="00E1500A" w:rsidRPr="00E1500A">
        <w:t>s testing within this study. These include experimental configurations such as feature sets and model pairings, as well as engineered features derived from clustering outputs. Each variable played a direct role in evaluating the study’s hypotheses regarding the impact of feature selection H</w:t>
      </w:r>
      <w:r w:rsidR="00E1500A" w:rsidRPr="00E1500A">
        <w:rPr>
          <w:vertAlign w:val="subscript"/>
        </w:rPr>
        <w:t>1</w:t>
      </w:r>
      <w:r w:rsidR="00E1500A" w:rsidRPr="00E1500A">
        <w:t xml:space="preserve"> and the effectiveness of various clustering</w:t>
      </w:r>
      <w:r w:rsidR="00E1500A">
        <w:t>-supervised</w:t>
      </w:r>
      <w:r w:rsidR="00E1500A" w:rsidRPr="00E1500A">
        <w:t xml:space="preserve"> model combinations H</w:t>
      </w:r>
      <w:r w:rsidR="00E1500A" w:rsidRPr="00E1500A">
        <w:rPr>
          <w:vertAlign w:val="subscript"/>
        </w:rPr>
        <w:t>2</w:t>
      </w:r>
      <w:r w:rsidR="00E1500A" w:rsidRPr="00E1500A">
        <w:t>.</w:t>
      </w:r>
    </w:p>
    <w:p w14:paraId="7CAA775C" w14:textId="3CCF5E15" w:rsidR="001C4A6B" w:rsidRPr="001C4A6B" w:rsidRDefault="001C4A6B" w:rsidP="001C4A6B">
      <w:pPr>
        <w:pStyle w:val="Caption"/>
        <w:spacing w:line="240" w:lineRule="auto"/>
        <w:rPr>
          <w:b/>
          <w:bCs/>
        </w:rPr>
      </w:pPr>
      <w:r w:rsidRPr="001C4A6B">
        <w:rPr>
          <w:b/>
          <w:bCs/>
        </w:rPr>
        <w:t xml:space="preserve">Table </w:t>
      </w:r>
      <w:r w:rsidRPr="001C4A6B">
        <w:rPr>
          <w:b/>
          <w:bCs/>
        </w:rPr>
        <w:fldChar w:fldCharType="begin"/>
      </w:r>
      <w:r w:rsidRPr="001C4A6B">
        <w:rPr>
          <w:b/>
          <w:bCs/>
        </w:rPr>
        <w:instrText xml:space="preserve"> SEQ Table \* ARABIC </w:instrText>
      </w:r>
      <w:r w:rsidRPr="001C4A6B">
        <w:rPr>
          <w:b/>
          <w:bCs/>
        </w:rPr>
        <w:fldChar w:fldCharType="separate"/>
      </w:r>
      <w:r w:rsidR="00A205BB">
        <w:rPr>
          <w:b/>
          <w:bCs/>
          <w:noProof/>
        </w:rPr>
        <w:t>3</w:t>
      </w:r>
      <w:r w:rsidRPr="001C4A6B">
        <w:rPr>
          <w:b/>
          <w:bCs/>
        </w:rPr>
        <w:fldChar w:fldCharType="end"/>
      </w:r>
      <w:r w:rsidRPr="001C4A6B">
        <w:rPr>
          <w:b/>
          <w:bCs/>
        </w:rPr>
        <w:t xml:space="preserve"> </w:t>
      </w:r>
    </w:p>
    <w:p w14:paraId="41AA1AB6" w14:textId="603F6FA2" w:rsidR="001C4A6B" w:rsidRPr="001C4A6B" w:rsidRDefault="001C4A6B" w:rsidP="001C4A6B">
      <w:pPr>
        <w:pStyle w:val="Caption"/>
        <w:spacing w:line="240" w:lineRule="auto"/>
        <w:rPr>
          <w:i/>
          <w:iCs w:val="0"/>
        </w:rPr>
      </w:pPr>
      <w:r w:rsidRPr="001C4A6B">
        <w:rPr>
          <w:i/>
          <w:iCs w:val="0"/>
        </w:rPr>
        <w:t>Experimental Variables and Hypotheses Alignment</w:t>
      </w:r>
    </w:p>
    <w:p w14:paraId="4CF713D9" w14:textId="7CFBBF9D" w:rsidR="001C4A6B" w:rsidRDefault="001C4A6B" w:rsidP="00E1500A">
      <w:r>
        <w:rPr>
          <w:noProof/>
        </w:rPr>
        <w:drawing>
          <wp:inline distT="0" distB="0" distL="0" distR="0" wp14:anchorId="60F2EECE" wp14:editId="0C0008EB">
            <wp:extent cx="5943600" cy="3797827"/>
            <wp:effectExtent l="0" t="0" r="0" b="0"/>
            <wp:docPr id="15680065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6557"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943600" cy="3797827"/>
                    </a:xfrm>
                    <a:prstGeom prst="rect">
                      <a:avLst/>
                    </a:prstGeom>
                  </pic:spPr>
                </pic:pic>
              </a:graphicData>
            </a:graphic>
          </wp:inline>
        </w:drawing>
      </w:r>
    </w:p>
    <w:p w14:paraId="3C5F314F" w14:textId="74F9DF5F" w:rsidR="00047EE6" w:rsidRDefault="00047EE6" w:rsidP="003E79CA">
      <w:pPr>
        <w:pStyle w:val="Heading2"/>
      </w:pPr>
      <w:bookmarkStart w:id="115" w:name="_Toc184834456"/>
      <w:bookmarkStart w:id="116" w:name="_Toc464831665"/>
      <w:bookmarkStart w:id="117" w:name="_Toc465328399"/>
      <w:bookmarkStart w:id="118" w:name="_Toc251423649"/>
      <w:r w:rsidRPr="0091745D">
        <w:t>St</w:t>
      </w:r>
      <w:r w:rsidR="0091745D" w:rsidRPr="0091745D">
        <w:t>udy Procedures</w:t>
      </w:r>
      <w:bookmarkEnd w:id="115"/>
    </w:p>
    <w:p w14:paraId="628EAED5" w14:textId="74DF62D1" w:rsidR="006762B7" w:rsidRDefault="006762B7" w:rsidP="006762B7">
      <w:r>
        <w:tab/>
      </w:r>
      <w:r w:rsidRPr="006762B7">
        <w:t xml:space="preserve">This section outlines the procedures followed to collect, preprocess, and analyze data for the identification of fraudulent </w:t>
      </w:r>
      <w:r>
        <w:t>PPP</w:t>
      </w:r>
      <w:r w:rsidRPr="006762B7">
        <w:t xml:space="preserve"> loan applications. The study followed a multi-phase experimental design, incorporating both unsupervised and semi-supervised learning approaches, supported by carefully curated labeled data and scalable cloud-based infrastructure.</w:t>
      </w:r>
    </w:p>
    <w:p w14:paraId="48E1D73B" w14:textId="2EEEA6D1" w:rsidR="006762B7" w:rsidRDefault="006762B7" w:rsidP="006762B7">
      <w:pPr>
        <w:pStyle w:val="Heading3"/>
      </w:pPr>
      <w:r>
        <w:lastRenderedPageBreak/>
        <w:t>Data Collection</w:t>
      </w:r>
    </w:p>
    <w:p w14:paraId="067C2371" w14:textId="59126ED1" w:rsidR="006762B7" w:rsidRPr="006762B7" w:rsidRDefault="006762B7" w:rsidP="006762B7">
      <w:r>
        <w:tab/>
      </w:r>
      <w:r w:rsidRPr="006762B7">
        <w:t xml:space="preserve">The primary dataset was acquired from the </w:t>
      </w:r>
      <w:r w:rsidR="00383073">
        <w:t>SBA,</w:t>
      </w:r>
      <w:r w:rsidRPr="006762B7">
        <w:t xml:space="preserve"> which publicly released detailed records of approved PPP loans. This study focused on loans exceeding $150,000, comprising a subset of 968,525 records. The decision to restrict the scope to this high-value segment was based on three factors: elevated financial risk associated with larger loans, increased likelihood of investigative scrutiny and prosecution, which facilitated the identification of confirmed fraud cases, and the availability of the full over</w:t>
      </w:r>
      <w:r w:rsidR="00322549">
        <w:t xml:space="preserve"> </w:t>
      </w:r>
      <w:r w:rsidRPr="006762B7">
        <w:t>$150K dataset as a single CSV file, enhancing reproducibility and computational feasibility.</w:t>
      </w:r>
    </w:p>
    <w:p w14:paraId="6368643D" w14:textId="19A97A80" w:rsidR="006762B7" w:rsidRDefault="006762B7" w:rsidP="006762B7">
      <w:pPr>
        <w:ind w:firstLine="720"/>
      </w:pPr>
      <w:r w:rsidRPr="006762B7">
        <w:t xml:space="preserve">To develop a labeled dataset of fraudulent loans, a custom web scraper was built using Python’s </w:t>
      </w:r>
      <w:proofErr w:type="spellStart"/>
      <w:r w:rsidRPr="006762B7">
        <w:t>BeautifulSoup</w:t>
      </w:r>
      <w:proofErr w:type="spellEnd"/>
      <w:r w:rsidRPr="006762B7">
        <w:t xml:space="preserve"> library to extract approximately 2,500 COVID-19 relief-related articles and press releases from PandemicOversight.gov, the portal maintained by the </w:t>
      </w:r>
      <w:r w:rsidR="006508A2">
        <w:t>PRAC.</w:t>
      </w:r>
      <w:r w:rsidRPr="006762B7">
        <w:t xml:space="preserve"> Each </w:t>
      </w:r>
      <w:r w:rsidR="006508A2">
        <w:t>report</w:t>
      </w:r>
      <w:r w:rsidRPr="006762B7">
        <w:t xml:space="preserve"> was manually reviewed to identify instances of confirmed PPP fraud. A total of 301 unique fraudulent loan applications were matched </w:t>
      </w:r>
      <w:r w:rsidR="006508A2">
        <w:t>from</w:t>
      </w:r>
      <w:r w:rsidRPr="006762B7">
        <w:t xml:space="preserve"> the primary dataset based on borrower name, loan amount, and geographic location. These cases were encoded in a binary </w:t>
      </w:r>
      <w:r w:rsidR="006508A2">
        <w:t xml:space="preserve">variable </w:t>
      </w:r>
      <w:proofErr w:type="spellStart"/>
      <w:r w:rsidR="006508A2">
        <w:rPr>
          <w:i/>
          <w:iCs/>
        </w:rPr>
        <w:t>is_fraudulent</w:t>
      </w:r>
      <w:proofErr w:type="spellEnd"/>
      <w:r w:rsidRPr="006762B7">
        <w:t>.</w:t>
      </w:r>
    </w:p>
    <w:p w14:paraId="4E9D1D15" w14:textId="3B7F802B" w:rsidR="009E209D" w:rsidRDefault="009E209D" w:rsidP="009E209D">
      <w:pPr>
        <w:pStyle w:val="Heading3"/>
      </w:pPr>
      <w:r>
        <w:t>Data Preprocessing and Exploratory Analysis</w:t>
      </w:r>
    </w:p>
    <w:p w14:paraId="264311FD" w14:textId="458CA328" w:rsidR="009E209D" w:rsidRDefault="009E209D" w:rsidP="009E209D">
      <w:r>
        <w:tab/>
      </w:r>
      <w:r w:rsidRPr="009E209D">
        <w:t>Preprocessing and exploratory data analysis (EDA) were conducted in two phases to ensure the dataset was privacy-compliant, interpretable, and analytically robust for downstream modeling.</w:t>
      </w:r>
    </w:p>
    <w:p w14:paraId="1D142EC2" w14:textId="2BEAD15B" w:rsidR="009E209D" w:rsidRDefault="009E209D" w:rsidP="00021298">
      <w:pPr>
        <w:rPr>
          <w:rFonts w:eastAsia="Times New Roman" w:cs="Times New Roman"/>
          <w:szCs w:val="24"/>
        </w:rPr>
      </w:pPr>
      <w:r w:rsidRPr="009E209D">
        <w:rPr>
          <w:b/>
          <w:bCs/>
        </w:rPr>
        <w:t xml:space="preserve">Initial Preprocessing </w:t>
      </w:r>
      <w:r w:rsidR="00FF70FF">
        <w:rPr>
          <w:b/>
          <w:bCs/>
        </w:rPr>
        <w:t>and</w:t>
      </w:r>
      <w:r w:rsidRPr="009E209D">
        <w:rPr>
          <w:b/>
          <w:bCs/>
        </w:rPr>
        <w:t xml:space="preserve"> EDA</w:t>
      </w:r>
      <w:r>
        <w:rPr>
          <w:b/>
          <w:bCs/>
        </w:rPr>
        <w:t>:</w:t>
      </w:r>
      <w:r>
        <w:t xml:space="preserve"> </w:t>
      </w:r>
      <w:r w:rsidRPr="009E209D">
        <w:t xml:space="preserve">Prior to formal analysis, the dataset underwent basic </w:t>
      </w:r>
      <w:r w:rsidRPr="009E209D">
        <w:rPr>
          <w:rFonts w:cs="Times New Roman"/>
          <w:szCs w:val="24"/>
        </w:rPr>
        <w:t>transformations necessary for secure handling and visual exploration. These included</w:t>
      </w:r>
      <w:r w:rsidR="00021298">
        <w:rPr>
          <w:rFonts w:cs="Times New Roman"/>
          <w:szCs w:val="24"/>
        </w:rPr>
        <w:t xml:space="preserve"> h</w:t>
      </w:r>
      <w:r w:rsidRPr="00021298">
        <w:rPr>
          <w:rFonts w:eastAsia="Times New Roman" w:cs="Times New Roman"/>
          <w:szCs w:val="24"/>
        </w:rPr>
        <w:t xml:space="preserve">ashing of PII </w:t>
      </w:r>
      <w:r w:rsidR="00021298">
        <w:rPr>
          <w:rFonts w:eastAsia="Times New Roman" w:cs="Times New Roman"/>
          <w:szCs w:val="24"/>
        </w:rPr>
        <w:t>f</w:t>
      </w:r>
      <w:r w:rsidRPr="00021298">
        <w:rPr>
          <w:rFonts w:eastAsia="Times New Roman" w:cs="Times New Roman"/>
          <w:szCs w:val="24"/>
        </w:rPr>
        <w:t>ields</w:t>
      </w:r>
      <w:r w:rsidR="00021298">
        <w:rPr>
          <w:rFonts w:eastAsia="Times New Roman" w:cs="Times New Roman"/>
          <w:szCs w:val="24"/>
        </w:rPr>
        <w:t xml:space="preserve"> </w:t>
      </w:r>
      <w:r w:rsidRPr="00021298">
        <w:rPr>
          <w:rFonts w:eastAsia="Times New Roman" w:cs="Times New Roman"/>
          <w:szCs w:val="24"/>
        </w:rPr>
        <w:t xml:space="preserve">(e.g., </w:t>
      </w:r>
      <w:proofErr w:type="spellStart"/>
      <w:r w:rsidRPr="00021298">
        <w:rPr>
          <w:rFonts w:eastAsia="Times New Roman" w:cs="Times New Roman"/>
          <w:i/>
          <w:iCs/>
          <w:szCs w:val="24"/>
        </w:rPr>
        <w:t>BorrowerName</w:t>
      </w:r>
      <w:proofErr w:type="spellEnd"/>
      <w:r w:rsidRPr="00021298">
        <w:rPr>
          <w:rFonts w:eastAsia="Times New Roman" w:cs="Times New Roman"/>
          <w:szCs w:val="24"/>
        </w:rPr>
        <w:t xml:space="preserve">, </w:t>
      </w:r>
      <w:proofErr w:type="spellStart"/>
      <w:r w:rsidRPr="00021298">
        <w:rPr>
          <w:rFonts w:eastAsia="Times New Roman" w:cs="Times New Roman"/>
          <w:i/>
          <w:iCs/>
          <w:szCs w:val="24"/>
        </w:rPr>
        <w:t>BorrowerAddress</w:t>
      </w:r>
      <w:proofErr w:type="spellEnd"/>
      <w:r w:rsidRPr="00021298">
        <w:rPr>
          <w:rFonts w:eastAsia="Times New Roman" w:cs="Times New Roman"/>
          <w:szCs w:val="24"/>
        </w:rPr>
        <w:t xml:space="preserve">, </w:t>
      </w:r>
      <w:proofErr w:type="spellStart"/>
      <w:r w:rsidRPr="00021298">
        <w:rPr>
          <w:rFonts w:eastAsia="Times New Roman" w:cs="Times New Roman"/>
          <w:i/>
          <w:iCs/>
          <w:szCs w:val="24"/>
        </w:rPr>
        <w:t>FranchiseName</w:t>
      </w:r>
      <w:proofErr w:type="spellEnd"/>
      <w:r w:rsidRPr="00021298">
        <w:rPr>
          <w:rFonts w:eastAsia="Times New Roman" w:cs="Times New Roman"/>
          <w:szCs w:val="24"/>
        </w:rPr>
        <w:t xml:space="preserve">) to preserve record-level uniqueness while </w:t>
      </w:r>
      <w:r w:rsidR="00021298" w:rsidRPr="00021298">
        <w:rPr>
          <w:rFonts w:eastAsia="Times New Roman" w:cs="Times New Roman"/>
          <w:szCs w:val="24"/>
        </w:rPr>
        <w:t>PII</w:t>
      </w:r>
      <w:r w:rsidR="00021298">
        <w:rPr>
          <w:rFonts w:eastAsia="Times New Roman" w:cs="Times New Roman"/>
          <w:szCs w:val="24"/>
        </w:rPr>
        <w:t>, as well as preliminary feature engineering.</w:t>
      </w:r>
      <w:r w:rsidR="00FF70FF">
        <w:rPr>
          <w:rFonts w:eastAsia="Times New Roman" w:cs="Times New Roman"/>
          <w:szCs w:val="24"/>
        </w:rPr>
        <w:t xml:space="preserve"> </w:t>
      </w:r>
      <w:r w:rsidR="00FF70FF" w:rsidRPr="00FF70FF">
        <w:rPr>
          <w:rFonts w:eastAsia="Times New Roman" w:cs="Times New Roman"/>
          <w:szCs w:val="24"/>
        </w:rPr>
        <w:t xml:space="preserve">These transformations enabled </w:t>
      </w:r>
      <w:proofErr w:type="gramStart"/>
      <w:r w:rsidR="00FF70FF" w:rsidRPr="00FF70FF">
        <w:rPr>
          <w:rFonts w:eastAsia="Times New Roman" w:cs="Times New Roman"/>
          <w:szCs w:val="24"/>
        </w:rPr>
        <w:lastRenderedPageBreak/>
        <w:t>a structured</w:t>
      </w:r>
      <w:proofErr w:type="gramEnd"/>
      <w:r w:rsidR="00FF70FF" w:rsidRPr="00FF70FF">
        <w:rPr>
          <w:rFonts w:eastAsia="Times New Roman" w:cs="Times New Roman"/>
          <w:szCs w:val="24"/>
        </w:rPr>
        <w:t xml:space="preserve"> exploratory analysis. EDA techniques included univariate analysis, boxplots to detect distributional </w:t>
      </w:r>
      <w:proofErr w:type="gramStart"/>
      <w:r w:rsidR="00FF70FF" w:rsidRPr="00FF70FF">
        <w:rPr>
          <w:rFonts w:eastAsia="Times New Roman" w:cs="Times New Roman"/>
          <w:szCs w:val="24"/>
        </w:rPr>
        <w:t>skew</w:t>
      </w:r>
      <w:proofErr w:type="gramEnd"/>
      <w:r w:rsidR="00FF70FF" w:rsidRPr="00FF70FF">
        <w:rPr>
          <w:rFonts w:eastAsia="Times New Roman" w:cs="Times New Roman"/>
          <w:szCs w:val="24"/>
        </w:rPr>
        <w:t xml:space="preserve"> or outliers, and correlation matrices to identify feature redundancy</w:t>
      </w:r>
      <w:r w:rsidR="000A53C4">
        <w:rPr>
          <w:rFonts w:eastAsia="Times New Roman" w:cs="Times New Roman"/>
          <w:szCs w:val="24"/>
        </w:rPr>
        <w:t xml:space="preserve"> and key variables</w:t>
      </w:r>
      <w:r w:rsidR="00FF70FF" w:rsidRPr="00FF70FF">
        <w:rPr>
          <w:rFonts w:eastAsia="Times New Roman" w:cs="Times New Roman"/>
          <w:szCs w:val="24"/>
        </w:rPr>
        <w:t xml:space="preserve">. </w:t>
      </w:r>
      <w:r w:rsidR="000A53C4">
        <w:rPr>
          <w:rFonts w:eastAsia="Times New Roman" w:cs="Times New Roman"/>
          <w:szCs w:val="24"/>
        </w:rPr>
        <w:t>The analysis from this phase identified the reduced key feature subset which was analyzed alongside the full feature set during PCA</w:t>
      </w:r>
      <w:r w:rsidR="00FF70FF" w:rsidRPr="00FF70FF">
        <w:rPr>
          <w:rFonts w:eastAsia="Times New Roman" w:cs="Times New Roman"/>
          <w:szCs w:val="24"/>
        </w:rPr>
        <w:t>.</w:t>
      </w:r>
    </w:p>
    <w:p w14:paraId="3D543D39" w14:textId="71926FB0" w:rsidR="0053560B" w:rsidRPr="0053560B" w:rsidRDefault="00612F9D" w:rsidP="00DA7F39">
      <w:pPr>
        <w:rPr>
          <w:rFonts w:eastAsia="Times New Roman" w:cs="Times New Roman"/>
          <w:szCs w:val="24"/>
        </w:rPr>
      </w:pPr>
      <w:r>
        <w:rPr>
          <w:rFonts w:eastAsia="Times New Roman" w:cs="Times New Roman"/>
          <w:b/>
          <w:bCs/>
          <w:szCs w:val="24"/>
        </w:rPr>
        <w:t xml:space="preserve">Post EDA Preprocessing </w:t>
      </w:r>
      <w:r w:rsidR="000A53C4">
        <w:rPr>
          <w:rFonts w:eastAsia="Times New Roman" w:cs="Times New Roman"/>
          <w:b/>
          <w:bCs/>
          <w:szCs w:val="24"/>
        </w:rPr>
        <w:t>and PCA</w:t>
      </w:r>
      <w:r>
        <w:rPr>
          <w:rFonts w:eastAsia="Times New Roman" w:cs="Times New Roman"/>
          <w:b/>
          <w:bCs/>
          <w:szCs w:val="24"/>
        </w:rPr>
        <w:t>:</w:t>
      </w:r>
      <w:r>
        <w:rPr>
          <w:rFonts w:eastAsia="Times New Roman" w:cs="Times New Roman"/>
          <w:szCs w:val="24"/>
        </w:rPr>
        <w:t xml:space="preserve"> </w:t>
      </w:r>
      <w:r w:rsidR="0053560B" w:rsidRPr="0053560B">
        <w:rPr>
          <w:rFonts w:eastAsia="Times New Roman" w:cs="Times New Roman"/>
          <w:szCs w:val="24"/>
        </w:rPr>
        <w:t>Following this initial phase, a second round of preprocessing was conducted to prepare the dataset for dimensionality reduction and machine learning. This stage included z-score standardization of continuous variables to support distance-based clustering algorithms, as well as the encoding of categorical variables through a combination of frequency, label, and one-hot encoding methods based on feature cardinality</w:t>
      </w:r>
      <w:r w:rsidR="00DA7F39">
        <w:rPr>
          <w:rFonts w:eastAsia="Times New Roman" w:cs="Times New Roman"/>
          <w:szCs w:val="24"/>
        </w:rPr>
        <w:t xml:space="preserve">. </w:t>
      </w:r>
      <w:r w:rsidR="0053560B" w:rsidRPr="0053560B">
        <w:rPr>
          <w:rFonts w:eastAsia="Times New Roman" w:cs="Times New Roman"/>
          <w:szCs w:val="24"/>
        </w:rPr>
        <w:t>Missing values were addressed without imputation to avoid masking potential fraud-related patterns; categorical nulls were recoded into a “Missing” category, while missing numeric values were flagged using binary indicators. Temporal fields were further decomposed to extract discrete components such as month and</w:t>
      </w:r>
      <w:r w:rsidR="00DA7F39">
        <w:rPr>
          <w:rFonts w:eastAsia="Times New Roman" w:cs="Times New Roman"/>
          <w:szCs w:val="24"/>
        </w:rPr>
        <w:t xml:space="preserve"> day</w:t>
      </w:r>
      <w:r w:rsidR="0053560B" w:rsidRPr="0053560B">
        <w:rPr>
          <w:rFonts w:eastAsia="Times New Roman" w:cs="Times New Roman"/>
          <w:szCs w:val="24"/>
        </w:rPr>
        <w:t xml:space="preserve">. PCA was then applied to both the full feature set and the key feature subset, with the full set achieving 95% explained variance using just three components. </w:t>
      </w:r>
      <w:r w:rsidR="000A53C4">
        <w:rPr>
          <w:rFonts w:eastAsia="Times New Roman" w:cs="Times New Roman"/>
          <w:szCs w:val="24"/>
        </w:rPr>
        <w:t xml:space="preserve">In contrast, the key feature subset reduced to a single </w:t>
      </w:r>
      <w:proofErr w:type="gramStart"/>
      <w:r w:rsidR="000A53C4">
        <w:rPr>
          <w:rFonts w:eastAsia="Times New Roman" w:cs="Times New Roman"/>
          <w:szCs w:val="24"/>
        </w:rPr>
        <w:t>principle</w:t>
      </w:r>
      <w:proofErr w:type="gramEnd"/>
      <w:r w:rsidR="000A53C4">
        <w:rPr>
          <w:rFonts w:eastAsia="Times New Roman" w:cs="Times New Roman"/>
          <w:szCs w:val="24"/>
        </w:rPr>
        <w:t xml:space="preserve"> component and was therefore discarded as it would likely introduce high levels of oversimplification during clustering. </w:t>
      </w:r>
      <w:r w:rsidR="0053560B" w:rsidRPr="0053560B">
        <w:rPr>
          <w:rFonts w:eastAsia="Times New Roman" w:cs="Times New Roman"/>
          <w:szCs w:val="24"/>
        </w:rPr>
        <w:t xml:space="preserve">The final dataset </w:t>
      </w:r>
      <w:r w:rsidR="000A53C4">
        <w:rPr>
          <w:rFonts w:eastAsia="Times New Roman" w:cs="Times New Roman"/>
          <w:szCs w:val="24"/>
        </w:rPr>
        <w:t xml:space="preserve">for clustering </w:t>
      </w:r>
      <w:r w:rsidR="0053560B" w:rsidRPr="0053560B">
        <w:rPr>
          <w:rFonts w:eastAsia="Times New Roman" w:cs="Times New Roman"/>
          <w:szCs w:val="24"/>
        </w:rPr>
        <w:t xml:space="preserve">included both PCA-reduced </w:t>
      </w:r>
      <w:r w:rsidR="00DA7F39">
        <w:rPr>
          <w:rFonts w:eastAsia="Times New Roman" w:cs="Times New Roman"/>
          <w:szCs w:val="24"/>
        </w:rPr>
        <w:t xml:space="preserve">(3 components) </w:t>
      </w:r>
      <w:r w:rsidR="0053560B" w:rsidRPr="0053560B">
        <w:rPr>
          <w:rFonts w:eastAsia="Times New Roman" w:cs="Times New Roman"/>
          <w:szCs w:val="24"/>
        </w:rPr>
        <w:t xml:space="preserve">and </w:t>
      </w:r>
      <w:r w:rsidR="00D12E86">
        <w:rPr>
          <w:rFonts w:eastAsia="Times New Roman" w:cs="Times New Roman"/>
          <w:szCs w:val="24"/>
        </w:rPr>
        <w:t>Full feature (52 variable)</w:t>
      </w:r>
      <w:r w:rsidR="0053560B" w:rsidRPr="0053560B">
        <w:rPr>
          <w:rFonts w:eastAsia="Times New Roman" w:cs="Times New Roman"/>
          <w:szCs w:val="24"/>
        </w:rPr>
        <w:t xml:space="preserve"> matrices for model comparison and evaluation.</w:t>
      </w:r>
    </w:p>
    <w:p w14:paraId="15B0733D" w14:textId="63BD812E" w:rsidR="00047EE6" w:rsidRPr="00D32189" w:rsidRDefault="00047EE6" w:rsidP="00A375B7">
      <w:pPr>
        <w:pStyle w:val="Heading3"/>
      </w:pPr>
      <w:r w:rsidRPr="00D32189">
        <w:t>Clustering</w:t>
      </w:r>
      <w:r>
        <w:t xml:space="preserve"> Methodology</w:t>
      </w:r>
    </w:p>
    <w:p w14:paraId="07E2B602" w14:textId="3711DCEC" w:rsidR="00974C62" w:rsidRDefault="006B2F60" w:rsidP="009979C3">
      <w:pPr>
        <w:ind w:firstLine="720"/>
      </w:pPr>
      <w:r w:rsidRPr="006B2F60">
        <w:t>Unsupervised learning was conducted to detect structure within the PPP loan dataset prior to fraud classification. Clustering was performed on two versions of the preprocessed feature matrix: a full feature set without dimensionality reduction (</w:t>
      </w:r>
      <w:proofErr w:type="spellStart"/>
      <w:r w:rsidRPr="006B2F60">
        <w:rPr>
          <w:i/>
          <w:iCs/>
        </w:rPr>
        <w:t>X_all_no_pca</w:t>
      </w:r>
      <w:proofErr w:type="spellEnd"/>
      <w:r w:rsidRPr="006B2F60">
        <w:t>), and a PCA-reduced version (</w:t>
      </w:r>
      <w:r w:rsidRPr="006B2F60">
        <w:rPr>
          <w:i/>
          <w:iCs/>
        </w:rPr>
        <w:t>X_all_pca_3</w:t>
      </w:r>
      <w:r w:rsidRPr="006B2F60">
        <w:t xml:space="preserve">) that retained 95% of the total variance across three components. </w:t>
      </w:r>
      <w:r w:rsidR="00974C62" w:rsidRPr="00974C62">
        <w:t xml:space="preserve">Both </w:t>
      </w:r>
      <w:r w:rsidR="00974C62" w:rsidRPr="00974C62">
        <w:lastRenderedPageBreak/>
        <w:t>versions were subjected to structured hyperparameter exploration, with parameter grids explicitly defined in external JSON configuration files. These configurations enabled systematic sweeps across key clustering parameters</w:t>
      </w:r>
      <w:r w:rsidR="00974C62">
        <w:t xml:space="preserve">, </w:t>
      </w:r>
      <w:r w:rsidR="00974C62" w:rsidRPr="00974C62">
        <w:t xml:space="preserve">such as the number of clusters for K-Means and Hierarchical models, and the </w:t>
      </w:r>
      <w:r w:rsidR="00A13794">
        <w:rPr>
          <w:rFonts w:cs="Times New Roman"/>
        </w:rPr>
        <w:t>ε</w:t>
      </w:r>
      <w:r w:rsidR="00974C62" w:rsidRPr="00974C62">
        <w:t xml:space="preserve"> and </w:t>
      </w:r>
      <w:proofErr w:type="spellStart"/>
      <w:r w:rsidR="00974C62" w:rsidRPr="00974C62">
        <w:t>min_samples</w:t>
      </w:r>
      <w:proofErr w:type="spellEnd"/>
      <w:r w:rsidR="00974C62" w:rsidRPr="00974C62">
        <w:t xml:space="preserve"> values for DBSCAN</w:t>
      </w:r>
      <w:r w:rsidR="00974C62">
        <w:t xml:space="preserve">, </w:t>
      </w:r>
      <w:r w:rsidR="00974C62" w:rsidRPr="00974C62">
        <w:t>allowing reproducible experimentation across the full search space. While not conducted using a formal hyperparameter search utility, this programmatic approach functionally mirrored a grid search by executing all defined combinations sequentially in a controlled manner.</w:t>
      </w:r>
    </w:p>
    <w:p w14:paraId="173CC961" w14:textId="7B2D4717" w:rsidR="009979C3" w:rsidRPr="009979C3" w:rsidRDefault="009979C3" w:rsidP="009979C3">
      <w:pPr>
        <w:ind w:firstLine="720"/>
      </w:pPr>
      <w:r w:rsidRPr="009979C3">
        <w:t xml:space="preserve">Three clustering algorithms were applied to both the non-reduced and PCA-reduced feature spaces: K-Means, Agglomerative Hierarchical Clustering, and DBSCAN. K-Means was evaluated across a range of two to ten clusters to allow for the detection of both broad fraud/non-fraud distinctions and finer substructures, while Hierarchical clustering was tested over a narrower range of two to six clusters to accommodate its higher computational demands and the expectation of fewer natural groupings. DBSCAN was assessed across multiple combinations of </w:t>
      </w:r>
      <w:r>
        <w:t>epsilon (</w:t>
      </w:r>
      <w:r w:rsidR="00A13794">
        <w:rPr>
          <w:rFonts w:cs="Times New Roman"/>
        </w:rPr>
        <w:t>ε</w:t>
      </w:r>
      <w:r>
        <w:rPr>
          <w:rFonts w:cs="Times New Roman"/>
        </w:rPr>
        <w:t>)</w:t>
      </w:r>
      <w:r w:rsidRPr="009979C3">
        <w:t xml:space="preserve"> (0.3 to 1.3) and </w:t>
      </w:r>
      <w:proofErr w:type="spellStart"/>
      <w:r w:rsidRPr="009979C3">
        <w:t>min_samples</w:t>
      </w:r>
      <w:proofErr w:type="spellEnd"/>
      <w:r w:rsidRPr="009979C3">
        <w:t xml:space="preserve"> (3 to 15), allowing sensitivity to both compact and diffuse outliers. The final selected DBSCAN configuration (</w:t>
      </w:r>
      <w:r w:rsidR="00A13794">
        <w:rPr>
          <w:rFonts w:cs="Times New Roman"/>
        </w:rPr>
        <w:t>ε</w:t>
      </w:r>
      <w:r w:rsidRPr="009979C3">
        <w:t xml:space="preserve"> = 0.7, </w:t>
      </w:r>
      <w:proofErr w:type="spellStart"/>
      <w:r w:rsidRPr="009979C3">
        <w:t>min_samples</w:t>
      </w:r>
      <w:proofErr w:type="spellEnd"/>
      <w:r w:rsidRPr="009979C3">
        <w:t xml:space="preserve"> = 10) was chosen based on qualitative alignment with known fraud cases and favorable cluster validation scores.</w:t>
      </w:r>
      <w:r>
        <w:t xml:space="preserve"> </w:t>
      </w:r>
      <w:r w:rsidRPr="009979C3">
        <w:t xml:space="preserve">All algorithms were executed on GPU using RAPIDS </w:t>
      </w:r>
      <w:proofErr w:type="spellStart"/>
      <w:r w:rsidRPr="009979C3">
        <w:t>cuML</w:t>
      </w:r>
      <w:proofErr w:type="spellEnd"/>
      <w:r w:rsidRPr="009979C3">
        <w:t xml:space="preserve"> to enable scalable experimentation across high-dimensional feature spaces. Each clustering result was saved along with its associated hyperparameters and evaluation metrics to facilitate downstream model integration and reproducibility.</w:t>
      </w:r>
    </w:p>
    <w:p w14:paraId="452F07AA" w14:textId="77777777" w:rsidR="006B2F60" w:rsidRPr="006B2F60" w:rsidRDefault="006B2F60" w:rsidP="006B2F60">
      <w:pPr>
        <w:ind w:firstLine="720"/>
      </w:pPr>
      <w:r w:rsidRPr="006B2F60">
        <w:t xml:space="preserve">Clustering performance was evaluated using silhouette score and Davies-Bouldin Index (DBI), computed via </w:t>
      </w:r>
      <w:proofErr w:type="spellStart"/>
      <w:r w:rsidRPr="006B2F60">
        <w:t>cuML</w:t>
      </w:r>
      <w:proofErr w:type="spellEnd"/>
      <w:r w:rsidRPr="006B2F60">
        <w:t xml:space="preserve"> and Scikit-learn, respectively. Across all configurations, the non-PCA version of the dataset (</w:t>
      </w:r>
      <w:proofErr w:type="spellStart"/>
      <w:r w:rsidRPr="002D4093">
        <w:rPr>
          <w:i/>
          <w:iCs/>
        </w:rPr>
        <w:t>X_all_no_pca</w:t>
      </w:r>
      <w:proofErr w:type="spellEnd"/>
      <w:r w:rsidRPr="006B2F60">
        <w:t xml:space="preserve">) consistently produced higher silhouette and lower </w:t>
      </w:r>
      <w:r w:rsidRPr="006B2F60">
        <w:lastRenderedPageBreak/>
        <w:t>DBI scores, indicating better cluster cohesion and separation. As a result, clustering labels generated from the non-PCA full feature set were retained for integration into the classification pipeline.</w:t>
      </w:r>
    </w:p>
    <w:p w14:paraId="3845ED6F" w14:textId="7D2CD36A" w:rsidR="006B2F60" w:rsidRDefault="006B2F60" w:rsidP="006B2F60">
      <w:pPr>
        <w:ind w:firstLine="720"/>
      </w:pPr>
      <w:r w:rsidRPr="006B2F60">
        <w:t xml:space="preserve">Three clustering-derived features were extracted: </w:t>
      </w:r>
      <w:r w:rsidRPr="002D4093">
        <w:rPr>
          <w:i/>
          <w:iCs/>
        </w:rPr>
        <w:t>kmeans_full_n2</w:t>
      </w:r>
      <w:r w:rsidRPr="006B2F60">
        <w:t xml:space="preserve">, </w:t>
      </w:r>
      <w:r w:rsidRPr="002D4093">
        <w:rPr>
          <w:i/>
          <w:iCs/>
        </w:rPr>
        <w:t>hier_full_n2</w:t>
      </w:r>
      <w:r w:rsidRPr="006B2F60">
        <w:t xml:space="preserve">, and </w:t>
      </w:r>
      <w:r w:rsidRPr="002D4093">
        <w:rPr>
          <w:i/>
          <w:iCs/>
        </w:rPr>
        <w:t>dbscan_full_e07_m10_noise</w:t>
      </w:r>
      <w:r w:rsidRPr="006B2F60">
        <w:t xml:space="preserve">. The first two represented cluster assignments from the best-performing K-Means and Hierarchical models (each with </w:t>
      </w:r>
      <w:r w:rsidR="002D4093">
        <w:rPr>
          <w:i/>
          <w:iCs/>
        </w:rPr>
        <w:t>k</w:t>
      </w:r>
      <w:r w:rsidRPr="006B2F60">
        <w:t xml:space="preserve"> = 2). The third was a binary </w:t>
      </w:r>
      <w:r w:rsidR="00DD3659">
        <w:t>indicator for</w:t>
      </w:r>
      <w:r w:rsidRPr="006B2F60">
        <w:t xml:space="preserve"> noise points (outliers) from DBSCAN with </w:t>
      </w:r>
      <m:oMath>
        <m:r>
          <w:rPr>
            <w:rFonts w:ascii="Cambria Math" w:hAnsi="Cambria Math"/>
          </w:rPr>
          <m:t>ε</m:t>
        </m:r>
      </m:oMath>
      <w:r w:rsidRPr="006B2F60">
        <w:t xml:space="preserve">= 0.7 and </w:t>
      </w:r>
      <w:proofErr w:type="spellStart"/>
      <w:r w:rsidRPr="006B2F60">
        <w:t>min_samples</w:t>
      </w:r>
      <w:proofErr w:type="spellEnd"/>
      <w:r w:rsidRPr="006B2F60">
        <w:t xml:space="preserve"> = 10, which demonstrated strong alignment with known fraud cases. These variables were appended to the full training dataset for the supervised </w:t>
      </w:r>
      <w:r w:rsidR="00DD3659">
        <w:t xml:space="preserve">modelling </w:t>
      </w:r>
      <w:r w:rsidRPr="006B2F60">
        <w:t>phase.</w:t>
      </w:r>
    </w:p>
    <w:p w14:paraId="66C07BEE" w14:textId="5123E657" w:rsidR="00A6716A" w:rsidRDefault="00B669C8" w:rsidP="00A6716A">
      <w:pPr>
        <w:pStyle w:val="Heading3"/>
      </w:pPr>
      <w:r>
        <w:t>Classification (Supervised) Methodology</w:t>
      </w:r>
    </w:p>
    <w:p w14:paraId="578718B7" w14:textId="3BB79759" w:rsidR="00B669C8" w:rsidRPr="00B669C8" w:rsidRDefault="00B669C8" w:rsidP="00B669C8">
      <w:pPr>
        <w:ind w:firstLine="720"/>
      </w:pPr>
      <w:r w:rsidRPr="00B669C8">
        <w:t>Following the unsupervised clustering phase, a supervised learning framework was developed to evaluate the impact of clustering-derived features on fraud detection accuracy. Fraud labels (</w:t>
      </w:r>
      <w:r w:rsidRPr="00B669C8">
        <w:rPr>
          <w:i/>
          <w:iCs/>
        </w:rPr>
        <w:t>n</w:t>
      </w:r>
      <w:r w:rsidRPr="00B669C8">
        <w:t xml:space="preserve"> = 301) obtained from matched cases in PRAC, SBA OIG, and DOJ data were reintegrated into the modeling dataset after clustering. This label set was used to evaluate model performance both with and without the inclusion of unsupervised outputs, forming the core of the semi-supervised analysis.</w:t>
      </w:r>
    </w:p>
    <w:p w14:paraId="5F26A2F9" w14:textId="0D2EC579" w:rsidR="004B1F06" w:rsidRDefault="004B1F06" w:rsidP="004B1F06">
      <w:pPr>
        <w:ind w:firstLine="720"/>
      </w:pPr>
      <w:r w:rsidRPr="004B1F06">
        <w:t>S</w:t>
      </w:r>
      <w:r>
        <w:t>ix</w:t>
      </w:r>
      <w:r w:rsidRPr="004B1F06">
        <w:t xml:space="preserve"> classification algorithms were implemented to evaluate fraud detection performance across a range of model complexities and learning paradigms. These included logistic regression, support vector machines (SVM), random forest, </w:t>
      </w:r>
      <w:proofErr w:type="spellStart"/>
      <w:r w:rsidRPr="004B1F06">
        <w:t>XGBoost</w:t>
      </w:r>
      <w:proofErr w:type="spellEnd"/>
      <w:r w:rsidRPr="004B1F06">
        <w:t xml:space="preserve">, Gaussian naïve Bayes, and a feedforward neural network constructed using </w:t>
      </w:r>
      <w:proofErr w:type="spellStart"/>
      <w:r w:rsidRPr="004B1F06">
        <w:t>Keras</w:t>
      </w:r>
      <w:proofErr w:type="spellEnd"/>
      <w:r w:rsidRPr="004B1F06">
        <w:t xml:space="preserve"> and TensorFlow. </w:t>
      </w:r>
      <w:r w:rsidR="000F1135">
        <w:t>Table 4</w:t>
      </w:r>
      <w:r w:rsidRPr="004B1F06">
        <w:t xml:space="preserve"> summarizes the libraries used and whether GPU acceleration was employed</w:t>
      </w:r>
      <w:r>
        <w:t xml:space="preserve">. </w:t>
      </w:r>
    </w:p>
    <w:p w14:paraId="205FABD2" w14:textId="5D57677F" w:rsidR="000F1135" w:rsidRPr="000F1135" w:rsidRDefault="000F1135" w:rsidP="000F1135">
      <w:pPr>
        <w:pStyle w:val="Caption"/>
        <w:spacing w:line="240" w:lineRule="auto"/>
        <w:ind w:firstLine="90"/>
        <w:rPr>
          <w:b/>
          <w:bCs/>
        </w:rPr>
      </w:pPr>
      <w:r w:rsidRPr="000F1135">
        <w:rPr>
          <w:b/>
          <w:bCs/>
        </w:rPr>
        <w:t xml:space="preserve">Table </w:t>
      </w:r>
      <w:r w:rsidRPr="000F1135">
        <w:rPr>
          <w:b/>
          <w:bCs/>
        </w:rPr>
        <w:fldChar w:fldCharType="begin"/>
      </w:r>
      <w:r w:rsidRPr="000F1135">
        <w:rPr>
          <w:b/>
          <w:bCs/>
        </w:rPr>
        <w:instrText xml:space="preserve"> SEQ Table \* ARABIC </w:instrText>
      </w:r>
      <w:r w:rsidRPr="000F1135">
        <w:rPr>
          <w:b/>
          <w:bCs/>
        </w:rPr>
        <w:fldChar w:fldCharType="separate"/>
      </w:r>
      <w:r w:rsidR="00A205BB">
        <w:rPr>
          <w:b/>
          <w:bCs/>
          <w:noProof/>
        </w:rPr>
        <w:t>4</w:t>
      </w:r>
      <w:r w:rsidRPr="000F1135">
        <w:rPr>
          <w:b/>
          <w:bCs/>
        </w:rPr>
        <w:fldChar w:fldCharType="end"/>
      </w:r>
      <w:r w:rsidRPr="000F1135">
        <w:rPr>
          <w:b/>
          <w:bCs/>
        </w:rPr>
        <w:t xml:space="preserve"> </w:t>
      </w:r>
    </w:p>
    <w:p w14:paraId="64E92800" w14:textId="5936A4DE" w:rsidR="000F1135" w:rsidRPr="000F1135" w:rsidRDefault="000F1135" w:rsidP="000F1135">
      <w:pPr>
        <w:pStyle w:val="Caption"/>
        <w:spacing w:line="240" w:lineRule="auto"/>
        <w:ind w:firstLine="90"/>
        <w:rPr>
          <w:i/>
          <w:iCs w:val="0"/>
        </w:rPr>
      </w:pPr>
      <w:r w:rsidRPr="000F1135">
        <w:rPr>
          <w:i/>
          <w:iCs w:val="0"/>
        </w:rPr>
        <w:t>Supervised Classification Models and Libraries</w:t>
      </w:r>
    </w:p>
    <w:p w14:paraId="2CE01902" w14:textId="35B43558" w:rsidR="000F1135" w:rsidRDefault="000F1135" w:rsidP="000F1135">
      <w:r>
        <w:rPr>
          <w:noProof/>
        </w:rPr>
        <w:lastRenderedPageBreak/>
        <w:drawing>
          <wp:inline distT="0" distB="0" distL="0" distR="0" wp14:anchorId="5D6F3AB2" wp14:editId="35197A13">
            <wp:extent cx="5943600" cy="3204210"/>
            <wp:effectExtent l="0" t="0" r="0" b="0"/>
            <wp:docPr id="1354720529" name="Picture 8"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20529" name="Picture 8" descr="A white text with black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14:paraId="57138F48" w14:textId="7257A8CF" w:rsidR="007B1BD5" w:rsidRDefault="004B1F06" w:rsidP="00291CA2">
      <w:pPr>
        <w:ind w:firstLine="720"/>
      </w:pPr>
      <w:r w:rsidRPr="004B1F06">
        <w:t xml:space="preserve">Each model was trained </w:t>
      </w:r>
      <w:proofErr w:type="gramStart"/>
      <w:r w:rsidRPr="004B1F06">
        <w:t>on</w:t>
      </w:r>
      <w:proofErr w:type="gramEnd"/>
      <w:r w:rsidRPr="004B1F06">
        <w:t xml:space="preserve"> multiple feature configurations representing different combinations of clustering-derived inputs. These combinations are detailed in </w:t>
      </w:r>
      <w:r w:rsidR="000F1135">
        <w:t>table 5</w:t>
      </w:r>
      <w:r>
        <w:rPr>
          <w:b/>
          <w:bCs/>
        </w:rPr>
        <w:t xml:space="preserve">. </w:t>
      </w:r>
      <w:r w:rsidRPr="004B1F06">
        <w:t>The core clustering outputs</w:t>
      </w:r>
      <w:r>
        <w:t xml:space="preserve">: </w:t>
      </w:r>
      <w:r w:rsidRPr="004B1F06">
        <w:t>K</w:t>
      </w:r>
      <w:r w:rsidR="000F1135">
        <w:t>-</w:t>
      </w:r>
      <w:r w:rsidRPr="004B1F06">
        <w:t>Means cluster assignments, Hierarchical clustering labels, and DBSCAN outlier flags</w:t>
      </w:r>
      <w:r>
        <w:t>,</w:t>
      </w:r>
      <w:r w:rsidRPr="004B1F06">
        <w:t xml:space="preserve"> were injected as additional features in the training data. This factorial design supported </w:t>
      </w:r>
      <w:r>
        <w:t>H</w:t>
      </w:r>
      <w:r w:rsidRPr="00621B7D">
        <w:rPr>
          <w:vertAlign w:val="subscript"/>
        </w:rPr>
        <w:t>2</w:t>
      </w:r>
      <w:r>
        <w:t>,</w:t>
      </w:r>
      <w:r w:rsidRPr="004B1F06">
        <w:t xml:space="preserve"> which posited that certain combinations of unsupervised and supervised models would outperform others in detecting PPP loan fraud.</w:t>
      </w:r>
      <w:r w:rsidR="00291CA2">
        <w:t xml:space="preserve"> </w:t>
      </w:r>
      <w:r w:rsidR="00291CA2" w:rsidRPr="00291CA2">
        <w:t>All experiments were conducted using a stratified 70/30 train-test split, repeated across five random seeds (42, 52, 62, 72, and 82) to ensure robustness. To address class imbalance in the labeled fraud data, SMOTE was applied to the training fold in each iteration. This experimental structure yielded a total of 240 semi-supervised classification runs across all model and clustering configurations.</w:t>
      </w:r>
    </w:p>
    <w:p w14:paraId="56308896" w14:textId="3D7C383E" w:rsidR="000F1135" w:rsidRPr="000F1135" w:rsidRDefault="000F1135" w:rsidP="000F1135">
      <w:pPr>
        <w:pStyle w:val="Caption"/>
        <w:spacing w:line="240" w:lineRule="auto"/>
        <w:ind w:firstLine="180"/>
        <w:rPr>
          <w:b/>
          <w:bCs/>
        </w:rPr>
      </w:pPr>
      <w:r w:rsidRPr="000F1135">
        <w:rPr>
          <w:b/>
          <w:bCs/>
        </w:rPr>
        <w:t xml:space="preserve">Table </w:t>
      </w:r>
      <w:r w:rsidRPr="000F1135">
        <w:rPr>
          <w:b/>
          <w:bCs/>
        </w:rPr>
        <w:fldChar w:fldCharType="begin"/>
      </w:r>
      <w:r w:rsidRPr="000F1135">
        <w:rPr>
          <w:b/>
          <w:bCs/>
        </w:rPr>
        <w:instrText xml:space="preserve"> SEQ Table \* ARABIC </w:instrText>
      </w:r>
      <w:r w:rsidRPr="000F1135">
        <w:rPr>
          <w:b/>
          <w:bCs/>
        </w:rPr>
        <w:fldChar w:fldCharType="separate"/>
      </w:r>
      <w:r w:rsidR="00A205BB">
        <w:rPr>
          <w:b/>
          <w:bCs/>
          <w:noProof/>
        </w:rPr>
        <w:t>5</w:t>
      </w:r>
      <w:r w:rsidRPr="000F1135">
        <w:rPr>
          <w:b/>
          <w:bCs/>
        </w:rPr>
        <w:fldChar w:fldCharType="end"/>
      </w:r>
      <w:r w:rsidRPr="000F1135">
        <w:rPr>
          <w:b/>
          <w:bCs/>
        </w:rPr>
        <w:t xml:space="preserve"> </w:t>
      </w:r>
    </w:p>
    <w:p w14:paraId="40A33219" w14:textId="73A32E34" w:rsidR="000F1135" w:rsidRPr="000F1135" w:rsidRDefault="000F1135" w:rsidP="000F1135">
      <w:pPr>
        <w:pStyle w:val="Caption"/>
        <w:spacing w:line="240" w:lineRule="auto"/>
        <w:ind w:firstLine="180"/>
        <w:rPr>
          <w:i/>
          <w:iCs w:val="0"/>
        </w:rPr>
      </w:pPr>
      <w:r w:rsidRPr="000F1135">
        <w:rPr>
          <w:i/>
          <w:iCs w:val="0"/>
        </w:rPr>
        <w:t>Cluster Feature Combinations Used in Classification Experiments</w:t>
      </w:r>
    </w:p>
    <w:p w14:paraId="64C8059E" w14:textId="6B1C2E17" w:rsidR="000F1135" w:rsidRDefault="000F1135" w:rsidP="000F1135">
      <w:r>
        <w:rPr>
          <w:noProof/>
        </w:rPr>
        <w:lastRenderedPageBreak/>
        <w:drawing>
          <wp:inline distT="0" distB="0" distL="0" distR="0" wp14:anchorId="332109FD" wp14:editId="5EA7C57D">
            <wp:extent cx="5834494" cy="3637280"/>
            <wp:effectExtent l="0" t="0" r="0" b="1270"/>
            <wp:docPr id="6338759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75974" name="Picture 9"/>
                    <pic:cNvPicPr/>
                  </pic:nvPicPr>
                  <pic:blipFill>
                    <a:blip r:embed="rId24">
                      <a:extLst>
                        <a:ext uri="{28A0092B-C50C-407E-A947-70E740481C1C}">
                          <a14:useLocalDpi xmlns:a14="http://schemas.microsoft.com/office/drawing/2010/main" val="0"/>
                        </a:ext>
                      </a:extLst>
                    </a:blip>
                    <a:stretch>
                      <a:fillRect/>
                    </a:stretch>
                  </pic:blipFill>
                  <pic:spPr>
                    <a:xfrm>
                      <a:off x="0" y="0"/>
                      <a:ext cx="5834494" cy="3637280"/>
                    </a:xfrm>
                    <a:prstGeom prst="rect">
                      <a:avLst/>
                    </a:prstGeom>
                  </pic:spPr>
                </pic:pic>
              </a:graphicData>
            </a:graphic>
          </wp:inline>
        </w:drawing>
      </w:r>
    </w:p>
    <w:p w14:paraId="50E5B688" w14:textId="6A0204E2" w:rsidR="00291CA2" w:rsidRPr="00B669C8" w:rsidRDefault="00291CA2" w:rsidP="00291CA2">
      <w:pPr>
        <w:pStyle w:val="Heading2"/>
      </w:pPr>
      <w:r>
        <w:t>Data Analysis</w:t>
      </w:r>
    </w:p>
    <w:p w14:paraId="5A5325E1" w14:textId="77777777" w:rsidR="008A1ADC" w:rsidRPr="008A1ADC" w:rsidRDefault="008A1ADC" w:rsidP="008A1ADC">
      <w:pPr>
        <w:ind w:firstLine="720"/>
      </w:pPr>
      <w:r w:rsidRPr="008A1ADC">
        <w:t>The analysis strategy was divided into two stages corresponding to the study’s experimental design: (1) evaluation of clustering configurations and (2) evaluation of classification model performance across augmented feature sets. Both stages were implemented in Python using a modular pipeline that aggregated, analyzed, and exported metrics for hypothesis testing.</w:t>
      </w:r>
    </w:p>
    <w:p w14:paraId="42E10427" w14:textId="11DD2EC2" w:rsidR="008A1ADC" w:rsidRPr="008A1ADC" w:rsidRDefault="008A1ADC" w:rsidP="008A1ADC">
      <w:pPr>
        <w:ind w:firstLine="720"/>
      </w:pPr>
      <w:r w:rsidRPr="008A1ADC">
        <w:t>In the clustering analysis phase, model outputs</w:t>
      </w:r>
      <w:r>
        <w:t xml:space="preserve">, </w:t>
      </w:r>
      <w:r w:rsidRPr="008A1ADC">
        <w:t>including cluster labels, configuration parameters, and fraud label joins</w:t>
      </w:r>
      <w:r>
        <w:t xml:space="preserve">, </w:t>
      </w:r>
      <w:r w:rsidRPr="008A1ADC">
        <w:t xml:space="preserve">were compiled for each run of K-Means, Agglomerative Hierarchical Clustering, and DBSCAN. Each configuration was evaluated using internal clustering metrics, including silhouette score and DBI, to assess cohesion and separation. In parallel, fraud prevalence was computed within each cluster using a merged fraud label, allowing the identification of fraud-enriched groupings. For DBSCAN, the density-based noise points </w:t>
      </w:r>
      <w:r w:rsidRPr="008A1ADC">
        <w:lastRenderedPageBreak/>
        <w:t>were evaluated separately, and those configurations that yielded high fraud enrichment in noise (≥10%) were selected for downstream use. Aggregated results were exported in structured tables and plots to support model selection and interpretation.</w:t>
      </w:r>
    </w:p>
    <w:p w14:paraId="4D6916B9" w14:textId="351FFE03" w:rsidR="008A1ADC" w:rsidRDefault="008A1ADC" w:rsidP="008A1ADC">
      <w:pPr>
        <w:ind w:firstLine="720"/>
      </w:pPr>
      <w:r w:rsidRPr="008A1ADC">
        <w:t>In the classification analysis phase, evaluation metrics for each supervised model were collected across all combinations of clustering feature augmentation. For each of the 240 classification runs, metrics including AUC-ROC, F1 score, precision, recall, and accuracy were computed and aggregated across five random seeds. Results were grouped by model type and clustering condition and summarized using descriptive statistics and boxplots. This output formed the basis for formal hypothesis testing.</w:t>
      </w:r>
    </w:p>
    <w:p w14:paraId="7D75745F" w14:textId="4BF6181A" w:rsidR="00FB00BD" w:rsidRDefault="00C96CC7" w:rsidP="004C694D">
      <w:pPr>
        <w:ind w:firstLine="720"/>
      </w:pPr>
      <w:r w:rsidRPr="00C96CC7">
        <w:t>To evaluate H</w:t>
      </w:r>
      <w:r w:rsidRPr="00C96CC7">
        <w:rPr>
          <w:vertAlign w:val="subscript"/>
        </w:rPr>
        <w:t>1</w:t>
      </w:r>
      <w:r w:rsidRPr="00C96CC7">
        <w:t>, which posits that targeted subsets of features enable more effective clustering than the full feature set, clustering was conducted using K-Means, Hierarchical, and DBSCAN algorithms across both full and key feature configurations. Each clustering output was assessed using internal validation metrics, including silhouette score and DBI, to quantify cohesion and separation. To evaluate fraud alignment, fraud label overlays were applied to each cluster configuration, and fraud rates were computed per cluster or noise group. Visual comparisons of fraud density and t-SNE projections were used to assess whether the key feature set yielded clearer or more concentrated fraud separation relative to the full feature set.</w:t>
      </w:r>
    </w:p>
    <w:p w14:paraId="00409C17" w14:textId="11B33D3E" w:rsidR="00047EE6" w:rsidRPr="00B05A44" w:rsidRDefault="00316F1D" w:rsidP="00316F1D">
      <w:pPr>
        <w:ind w:firstLine="720"/>
      </w:pPr>
      <w:r w:rsidRPr="00316F1D">
        <w:t>To evaluate H</w:t>
      </w:r>
      <w:r w:rsidRPr="00316F1D">
        <w:rPr>
          <w:vertAlign w:val="subscript"/>
        </w:rPr>
        <w:t>2</w:t>
      </w:r>
      <w:r>
        <w:t xml:space="preserve">, </w:t>
      </w:r>
      <w:r w:rsidRPr="00316F1D">
        <w:t>that not all clustering-model combinations perform equally</w:t>
      </w:r>
      <w:r>
        <w:t xml:space="preserve">, </w:t>
      </w:r>
      <w:r w:rsidRPr="00316F1D">
        <w:t>a one-way ANOVA was conducted on the F1 scores across experimental conditions defined by model and cluster configuration pairs. Where the ANOVA indicated statistical significance, Tukey’s Honest Significant Difference (HSD) test was used to perform pairwise post hoc comparisons. Assumptions of normality and homogeneity of variances were checked prior to analysis, and effect sizes were calculated for significant differences.</w:t>
      </w:r>
    </w:p>
    <w:p w14:paraId="696057CC" w14:textId="30151017" w:rsidR="0091745D" w:rsidRDefault="009F7088" w:rsidP="003E79CA">
      <w:pPr>
        <w:pStyle w:val="Heading2"/>
      </w:pPr>
      <w:bookmarkStart w:id="119" w:name="_Toc184834457"/>
      <w:r w:rsidRPr="00887A22">
        <w:lastRenderedPageBreak/>
        <w:t>Assumptions</w:t>
      </w:r>
      <w:bookmarkEnd w:id="116"/>
      <w:bookmarkEnd w:id="117"/>
      <w:bookmarkEnd w:id="119"/>
      <w:r w:rsidRPr="00887A22">
        <w:t xml:space="preserve"> </w:t>
      </w:r>
      <w:bookmarkStart w:id="120" w:name="_Toc464831666"/>
      <w:bookmarkStart w:id="121" w:name="_Toc465328400"/>
      <w:bookmarkEnd w:id="118"/>
    </w:p>
    <w:p w14:paraId="1EDCFF84" w14:textId="77777777" w:rsidR="00C96CC7" w:rsidRDefault="00C96CC7" w:rsidP="005E78D4">
      <w:pPr>
        <w:ind w:firstLine="720"/>
      </w:pPr>
      <w:r w:rsidRPr="00C96CC7">
        <w:t>Several assumptions underpinned the design, execution, and interpretation of this study. Each assumption is grounded in the structure of the PPP dataset, the modeling approach, and the statistical framework used for evaluating outcomes.</w:t>
      </w:r>
    </w:p>
    <w:p w14:paraId="3625E8DF" w14:textId="0B972A0D" w:rsidR="00C96CC7" w:rsidRPr="00C96CC7" w:rsidRDefault="00C96CC7" w:rsidP="00C96CC7">
      <w:pPr>
        <w:pStyle w:val="ListParagraph"/>
        <w:numPr>
          <w:ilvl w:val="0"/>
          <w:numId w:val="84"/>
        </w:numPr>
      </w:pPr>
      <w:r w:rsidRPr="00C96CC7">
        <w:rPr>
          <w:b/>
          <w:bCs/>
        </w:rPr>
        <w:t>Accuracy and Validity of Fraud Labels</w:t>
      </w:r>
      <w:r>
        <w:t xml:space="preserve">: </w:t>
      </w:r>
      <w:r w:rsidRPr="00C96CC7">
        <w:t xml:space="preserve">It was assumed that the 301 fraud cases manually labeled from </w:t>
      </w:r>
      <w:proofErr w:type="spellStart"/>
      <w:r>
        <w:t>DoJ</w:t>
      </w:r>
      <w:proofErr w:type="spellEnd"/>
      <w:r w:rsidRPr="00C96CC7">
        <w:t>, SBA OIG, and PRAC sources were accurately reported and correctly matched to PPP loan records. These cases were treated as ground truth for supervised learning and model evaluation.</w:t>
      </w:r>
    </w:p>
    <w:p w14:paraId="676388BA" w14:textId="291018CE" w:rsidR="00C96CC7" w:rsidRPr="00C96CC7" w:rsidRDefault="00C96CC7" w:rsidP="00C96CC7">
      <w:pPr>
        <w:pStyle w:val="ListParagraph"/>
        <w:numPr>
          <w:ilvl w:val="0"/>
          <w:numId w:val="84"/>
        </w:numPr>
      </w:pPr>
      <w:r w:rsidRPr="00C96CC7">
        <w:rPr>
          <w:b/>
          <w:bCs/>
        </w:rPr>
        <w:t>Generalizability of Labeled Fraud Patterns</w:t>
      </w:r>
      <w:r>
        <w:t xml:space="preserve">: </w:t>
      </w:r>
      <w:r w:rsidRPr="00C96CC7">
        <w:t>The study assumed that known fraud cases share characteristics with yet-unlabeled fraudulent loans in the broader dataset. This assumption is necessary for semi-supervised learning to be effective, as it allows the model to extend learned patterns to unseen examples.</w:t>
      </w:r>
    </w:p>
    <w:p w14:paraId="70813FFA" w14:textId="72C7EF6C" w:rsidR="00C96CC7" w:rsidRPr="00C96CC7" w:rsidRDefault="00C96CC7" w:rsidP="00C96CC7">
      <w:pPr>
        <w:pStyle w:val="ListParagraph"/>
        <w:numPr>
          <w:ilvl w:val="0"/>
          <w:numId w:val="84"/>
        </w:numPr>
      </w:pPr>
      <w:r w:rsidRPr="00C96CC7">
        <w:rPr>
          <w:b/>
          <w:bCs/>
        </w:rPr>
        <w:t>Independence of Loan Records</w:t>
      </w:r>
      <w:r>
        <w:t xml:space="preserve">: </w:t>
      </w:r>
      <w:r w:rsidRPr="00C96CC7">
        <w:t xml:space="preserve">Each loan was treated as an independent observation. While some entities may have submitted multiple applications, no explicit linking was performed across loans, and the modeling assumed no within-entity dependency. </w:t>
      </w:r>
    </w:p>
    <w:p w14:paraId="2980560E" w14:textId="16452218" w:rsidR="00C96CC7" w:rsidRPr="00C96CC7" w:rsidRDefault="00C96CC7" w:rsidP="00C96CC7">
      <w:pPr>
        <w:pStyle w:val="ListParagraph"/>
        <w:numPr>
          <w:ilvl w:val="0"/>
          <w:numId w:val="84"/>
        </w:numPr>
      </w:pPr>
      <w:r w:rsidRPr="00C96CC7">
        <w:rPr>
          <w:b/>
          <w:bCs/>
        </w:rPr>
        <w:t>Integrity of Feature Transformations</w:t>
      </w:r>
      <w:r>
        <w:t xml:space="preserve">: </w:t>
      </w:r>
      <w:r w:rsidRPr="00C96CC7">
        <w:t>Preprocessing steps</w:t>
      </w:r>
      <w:r>
        <w:t xml:space="preserve">, </w:t>
      </w:r>
      <w:r w:rsidRPr="00C96CC7">
        <w:t>including PII hashing, categorical encoding, standardization, and PCA</w:t>
      </w:r>
      <w:r>
        <w:t xml:space="preserve">, </w:t>
      </w:r>
      <w:r w:rsidRPr="00C96CC7">
        <w:t>were assumed to preserve the core structure and variance necessary for effective modeling. This assumption justifies the use of transformed data in both clustering and classification.</w:t>
      </w:r>
    </w:p>
    <w:p w14:paraId="3B7210DB" w14:textId="3D306BFC" w:rsidR="00C96CC7" w:rsidRPr="00C96CC7" w:rsidRDefault="00C96CC7" w:rsidP="00C96CC7">
      <w:pPr>
        <w:pStyle w:val="ListParagraph"/>
        <w:numPr>
          <w:ilvl w:val="0"/>
          <w:numId w:val="84"/>
        </w:numPr>
      </w:pPr>
      <w:r w:rsidRPr="00C96CC7">
        <w:rPr>
          <w:b/>
          <w:bCs/>
        </w:rPr>
        <w:t>Validity of Classification Metrics</w:t>
      </w:r>
      <w:r>
        <w:t xml:space="preserve">: </w:t>
      </w:r>
      <w:r w:rsidRPr="00C96CC7">
        <w:t>AUC-ROC, precision, recall, and F1 score were assumed to provide valid measures of fraud detection performance. These metrics were selected for their sensitivity to class imbalance and their widespread use in evaluating binary classifiers in high-risk domains.</w:t>
      </w:r>
    </w:p>
    <w:p w14:paraId="21FD7D20" w14:textId="16A0D8C1" w:rsidR="00C96CC7" w:rsidRPr="00C96CC7" w:rsidRDefault="00C96CC7" w:rsidP="00C96CC7">
      <w:pPr>
        <w:pStyle w:val="ListParagraph"/>
        <w:numPr>
          <w:ilvl w:val="0"/>
          <w:numId w:val="84"/>
        </w:numPr>
      </w:pPr>
      <w:r w:rsidRPr="00C96CC7">
        <w:rPr>
          <w:b/>
          <w:bCs/>
        </w:rPr>
        <w:lastRenderedPageBreak/>
        <w:t>Suitability of Statistical Tests</w:t>
      </w:r>
      <w:r>
        <w:t xml:space="preserve">: </w:t>
      </w:r>
      <w:r w:rsidRPr="00C96CC7">
        <w:t>The hypothesis tests used</w:t>
      </w:r>
      <w:r w:rsidR="00943408">
        <w:t xml:space="preserve"> </w:t>
      </w:r>
      <w:r w:rsidRPr="00C96CC7">
        <w:t>were assumed appropriate for the structure of the aggregated results. Assumptions of normality and sphericity were tested or otherwise addressed through non-parametric alternatives.</w:t>
      </w:r>
    </w:p>
    <w:p w14:paraId="628C6BD4" w14:textId="4B8C5BE3" w:rsidR="005E78D4" w:rsidRDefault="00C96CC7" w:rsidP="005E78D4">
      <w:pPr>
        <w:pStyle w:val="ListParagraph"/>
        <w:numPr>
          <w:ilvl w:val="0"/>
          <w:numId w:val="84"/>
        </w:numPr>
      </w:pPr>
      <w:r w:rsidRPr="00C96CC7">
        <w:rPr>
          <w:b/>
          <w:bCs/>
        </w:rPr>
        <w:t>Stability of Seeded Model Results</w:t>
      </w:r>
      <w:r w:rsidR="00943408">
        <w:t xml:space="preserve">: </w:t>
      </w:r>
      <w:r w:rsidRPr="00C96CC7">
        <w:t>The study assumed that model performance across five stratified random seeds was sufficiently stable to support averaging and statistical inference. This assumption allowed for generalizable conclusions from repeated train-test splits.</w:t>
      </w:r>
    </w:p>
    <w:p w14:paraId="6D620B81" w14:textId="76DCD19F" w:rsidR="00C96CC7" w:rsidRPr="00C96CC7" w:rsidRDefault="005E78D4" w:rsidP="005E78D4">
      <w:pPr>
        <w:ind w:firstLine="720"/>
      </w:pPr>
      <w:r w:rsidRPr="005E78D4">
        <w:t>These assumptions were necessary to ensure the experimental pipeline could support the research questions and hypotheses. Where possible, assumptions were validated empirically (e.g., via diagnostic plots or effect size estimation), and their implications are addressed in the Limitations section.</w:t>
      </w:r>
    </w:p>
    <w:p w14:paraId="24F22940" w14:textId="79255119" w:rsidR="0091745D" w:rsidRDefault="009F7088" w:rsidP="003E79CA">
      <w:pPr>
        <w:pStyle w:val="Heading2"/>
      </w:pPr>
      <w:bookmarkStart w:id="122" w:name="_Toc184834458"/>
      <w:r w:rsidRPr="00887A22">
        <w:t>Limitations</w:t>
      </w:r>
      <w:bookmarkStart w:id="123" w:name="_Toc464831667"/>
      <w:bookmarkStart w:id="124" w:name="_Toc465328401"/>
      <w:bookmarkEnd w:id="120"/>
      <w:bookmarkEnd w:id="121"/>
      <w:bookmarkEnd w:id="122"/>
    </w:p>
    <w:p w14:paraId="417707B3" w14:textId="1F84C36D" w:rsidR="005E78D4" w:rsidRDefault="005E78D4" w:rsidP="005E78D4">
      <w:pPr>
        <w:ind w:firstLine="720"/>
      </w:pPr>
      <w:r w:rsidRPr="005E78D4">
        <w:t>Several limitations affected the scope, execution, and generalizability of this study. These limitations were either inherent to the dataset or introduced through methodological constraints required to operationalize the hybrid machine learning framework.</w:t>
      </w:r>
    </w:p>
    <w:p w14:paraId="2357737C" w14:textId="57DBEEC9" w:rsidR="005E78D4" w:rsidRPr="005E78D4" w:rsidRDefault="005E78D4" w:rsidP="005E78D4">
      <w:pPr>
        <w:numPr>
          <w:ilvl w:val="0"/>
          <w:numId w:val="86"/>
        </w:numPr>
      </w:pPr>
      <w:r w:rsidRPr="005E78D4">
        <w:rPr>
          <w:b/>
          <w:bCs/>
        </w:rPr>
        <w:t>Limited Size and Scope of Labeled Fraud Cases</w:t>
      </w:r>
      <w:r w:rsidR="00FF5B03">
        <w:rPr>
          <w:b/>
          <w:bCs/>
        </w:rPr>
        <w:t>:</w:t>
      </w:r>
      <w:r w:rsidR="00FF5B03">
        <w:t xml:space="preserve"> </w:t>
      </w:r>
      <w:r w:rsidRPr="005E78D4">
        <w:t>Although over 960,000 PPP loans exceeding $150,000 were analyzed, only 301 cases were confidently labeled as fraudulent. These were sourced from public enforcement and oversight reports, meaning undetected or unprosecuted fraud cases were not included. This limited ground truth restricted the diversity of known fraud patterns available for model training and evaluation.</w:t>
      </w:r>
    </w:p>
    <w:p w14:paraId="6CF61A76" w14:textId="67914383" w:rsidR="005E78D4" w:rsidRPr="005E78D4" w:rsidRDefault="005E78D4" w:rsidP="005E78D4">
      <w:pPr>
        <w:numPr>
          <w:ilvl w:val="0"/>
          <w:numId w:val="86"/>
        </w:numPr>
      </w:pPr>
      <w:r w:rsidRPr="005E78D4">
        <w:rPr>
          <w:b/>
          <w:bCs/>
        </w:rPr>
        <w:t>Potential Bias in Publicly Reported Fraud</w:t>
      </w:r>
      <w:r w:rsidR="00FF5B03">
        <w:t xml:space="preserve">: </w:t>
      </w:r>
      <w:r w:rsidRPr="005E78D4">
        <w:t xml:space="preserve">The labeled fraud cases were drawn exclusively from publicly documented sources (e.g., DOJ, SBA OIG, PRAC). These </w:t>
      </w:r>
      <w:r w:rsidRPr="005E78D4">
        <w:lastRenderedPageBreak/>
        <w:t>sources may overrepresent more egregious or easily identifiable fraud, introducing reporting bias. As a result, the semi-supervised model may be less sensitive to more subtle or sophisticated fraud strategies not reflected in the training labels.</w:t>
      </w:r>
    </w:p>
    <w:p w14:paraId="38620679" w14:textId="08E87270" w:rsidR="005E78D4" w:rsidRPr="005E78D4" w:rsidRDefault="005E78D4" w:rsidP="005E78D4">
      <w:pPr>
        <w:numPr>
          <w:ilvl w:val="0"/>
          <w:numId w:val="86"/>
        </w:numPr>
      </w:pPr>
      <w:r w:rsidRPr="005E78D4">
        <w:rPr>
          <w:b/>
          <w:bCs/>
        </w:rPr>
        <w:t>Feature Limitations Due to Data Privacy</w:t>
      </w:r>
      <w:r w:rsidR="00FF5B03">
        <w:t xml:space="preserve">: PII </w:t>
      </w:r>
      <w:r w:rsidRPr="005E78D4">
        <w:t>was hashed to preserve anonymity, which prevented linkage across related records (e.g., multiple loans to the same entity). This constrained the model's ability to detect coordinated or serial fraud schemes, potentially underestimating fraud prevalence among repeat applicants.</w:t>
      </w:r>
    </w:p>
    <w:p w14:paraId="239F0F20" w14:textId="54265F64" w:rsidR="005E78D4" w:rsidRPr="005E78D4" w:rsidRDefault="005E78D4" w:rsidP="005E78D4">
      <w:pPr>
        <w:numPr>
          <w:ilvl w:val="0"/>
          <w:numId w:val="86"/>
        </w:numPr>
      </w:pPr>
      <w:r w:rsidRPr="005E78D4">
        <w:rPr>
          <w:b/>
          <w:bCs/>
        </w:rPr>
        <w:t>Interpretability Constraints from PCA and Encoding</w:t>
      </w:r>
      <w:r w:rsidR="00FF5B03">
        <w:t xml:space="preserve">: </w:t>
      </w:r>
      <w:r w:rsidRPr="005E78D4">
        <w:t>Dimensionality reduction (via PCA) and categorical encoding transformed original variables into abstract representations. While these transformations improved computational performance and clustering quality, they reduced interpretability—especially in explaining model predictions or attributing risk to specific borrower characteristics.</w:t>
      </w:r>
    </w:p>
    <w:p w14:paraId="1BA02702" w14:textId="7D69EF6B" w:rsidR="00945B93" w:rsidRDefault="005E78D4" w:rsidP="003E1D66">
      <w:pPr>
        <w:numPr>
          <w:ilvl w:val="0"/>
          <w:numId w:val="86"/>
        </w:numPr>
      </w:pPr>
      <w:r w:rsidRPr="005E78D4">
        <w:rPr>
          <w:b/>
          <w:bCs/>
        </w:rPr>
        <w:t>Sensitivity to Hyperparameter Configuration</w:t>
      </w:r>
      <w:r w:rsidR="00FF5B03">
        <w:t xml:space="preserve">: </w:t>
      </w:r>
      <w:r w:rsidR="00945B93" w:rsidRPr="00945B93">
        <w:t xml:space="preserve">Although clustering parameters were evaluated across manually defined grids (e.g., varying </w:t>
      </w:r>
      <w:proofErr w:type="gramStart"/>
      <w:r w:rsidR="00945B93">
        <w:rPr>
          <w:i/>
          <w:iCs/>
        </w:rPr>
        <w:t>k</w:t>
      </w:r>
      <w:r w:rsidR="00945B93" w:rsidRPr="00945B93">
        <w:t xml:space="preserve">, </w:t>
      </w:r>
      <w:r w:rsidR="00A13794">
        <w:rPr>
          <w:rFonts w:cs="Times New Roman"/>
        </w:rPr>
        <w:t>ε</w:t>
      </w:r>
      <w:proofErr w:type="gramEnd"/>
      <w:r w:rsidR="00945B93" w:rsidRPr="00945B93">
        <w:t xml:space="preserve">, and </w:t>
      </w:r>
      <w:proofErr w:type="spellStart"/>
      <w:r w:rsidR="00945B93" w:rsidRPr="00945B93">
        <w:t>min_samples</w:t>
      </w:r>
      <w:proofErr w:type="spellEnd"/>
      <w:r w:rsidR="00945B93" w:rsidRPr="00945B93">
        <w:t>), selection was based on internal metrics like silhouette score and DBI. As these do not directly reflect fraud outcomes, retained configurations may be locally optimal but not generalizable, limiting reproducibility across datasets.</w:t>
      </w:r>
    </w:p>
    <w:p w14:paraId="20F0B8F9" w14:textId="1466F515" w:rsidR="005E78D4" w:rsidRPr="005E78D4" w:rsidRDefault="005E78D4" w:rsidP="003E1D66">
      <w:pPr>
        <w:numPr>
          <w:ilvl w:val="0"/>
          <w:numId w:val="86"/>
        </w:numPr>
      </w:pPr>
      <w:r w:rsidRPr="005E78D4">
        <w:rPr>
          <w:b/>
          <w:bCs/>
        </w:rPr>
        <w:t>Class Imbalance and Synthetic Oversampling</w:t>
      </w:r>
      <w:r w:rsidR="00945B93">
        <w:t xml:space="preserve">: </w:t>
      </w:r>
      <w:r w:rsidRPr="005E78D4">
        <w:t>The extreme class imbalance between fraudulent and non-fraudulent loans required the use of SMOTE to synthetically generate minority-class examples during model training. While SMOTE is a widely accepted technique, synthetic examples may not perfectly replicate true fraud behaviors, and their inclusion could affect generalizability.</w:t>
      </w:r>
    </w:p>
    <w:p w14:paraId="4EF54C89" w14:textId="752E032C" w:rsidR="005E78D4" w:rsidRDefault="005E78D4" w:rsidP="005E78D4">
      <w:pPr>
        <w:numPr>
          <w:ilvl w:val="0"/>
          <w:numId w:val="86"/>
        </w:numPr>
      </w:pPr>
      <w:r w:rsidRPr="005E78D4">
        <w:rPr>
          <w:b/>
          <w:bCs/>
        </w:rPr>
        <w:lastRenderedPageBreak/>
        <w:t>Computational Constraints on Full Dataset Inclusion</w:t>
      </w:r>
      <w:r w:rsidR="00945B93">
        <w:t xml:space="preserve">: </w:t>
      </w:r>
      <w:r w:rsidRPr="005E78D4">
        <w:t>This study was limited to loans exceeding $150,000 due to file size and processing constraints. Including all PPP loans would have required more than 5 GB of raw data and significantly greater computational resources. As a result, the findings may not fully extend to lower-value loans, which constitute a substantial portion of the overall PPP distribution.</w:t>
      </w:r>
    </w:p>
    <w:p w14:paraId="4F443387" w14:textId="61A21F8E" w:rsidR="000A33DA" w:rsidRPr="005E78D4" w:rsidRDefault="000A33DA" w:rsidP="000A33DA">
      <w:pPr>
        <w:ind w:firstLine="720"/>
      </w:pPr>
      <w:r w:rsidRPr="000A33DA">
        <w:t>These limitations do not undermine the core findings of the study, but they do inform its scope and potential applicability. They are addressed through complementary strategies, including semi-supervised learning, robust metric validation, and transparent reporting of preprocessing and modeling choices.</w:t>
      </w:r>
    </w:p>
    <w:p w14:paraId="3AD0F573" w14:textId="051C2CDF" w:rsidR="009F7088" w:rsidRDefault="009F7088" w:rsidP="000A33DA">
      <w:pPr>
        <w:pStyle w:val="Heading2"/>
      </w:pPr>
      <w:bookmarkStart w:id="125" w:name="_Toc184834459"/>
      <w:r w:rsidRPr="000A33DA">
        <w:t>Delimitations</w:t>
      </w:r>
      <w:bookmarkStart w:id="126" w:name="_Toc464831668"/>
      <w:bookmarkStart w:id="127" w:name="_Toc465328402"/>
      <w:bookmarkEnd w:id="123"/>
      <w:bookmarkEnd w:id="124"/>
      <w:bookmarkEnd w:id="125"/>
    </w:p>
    <w:bookmarkEnd w:id="126"/>
    <w:bookmarkEnd w:id="127"/>
    <w:p w14:paraId="05934F09" w14:textId="36BF5320" w:rsidR="00831167" w:rsidRDefault="000A33DA" w:rsidP="000A33DA">
      <w:pPr>
        <w:ind w:firstLine="720"/>
      </w:pPr>
      <w:r w:rsidRPr="000A33DA">
        <w:t>This study included several deliberate boundaries that were set to ensure feasibility, focus, and alignment with the research questions. These delimitations reflect methodological choices made by the researcher and define the scope of inference for the findings.</w:t>
      </w:r>
    </w:p>
    <w:p w14:paraId="1DB1040A" w14:textId="4CF510A1" w:rsidR="000A33DA" w:rsidRPr="000A33DA" w:rsidRDefault="000A33DA" w:rsidP="000A33DA">
      <w:pPr>
        <w:pStyle w:val="ListParagraph"/>
        <w:numPr>
          <w:ilvl w:val="0"/>
          <w:numId w:val="86"/>
        </w:numPr>
      </w:pPr>
      <w:r w:rsidRPr="000A33DA">
        <w:rPr>
          <w:b/>
          <w:bCs/>
        </w:rPr>
        <w:t>Loan Size Threshold</w:t>
      </w:r>
      <w:r w:rsidR="006A11F4">
        <w:t xml:space="preserve">: </w:t>
      </w:r>
      <w:r w:rsidRPr="000A33DA">
        <w:t>The study was limited to PPP loans exceeding $150,000. This subset of 968,525 records was chosen due to its greater financial impact and the higher likelihood of enforcement activity, which increased the availability and reliability of fraud labels. Smaller loans were excluded to manage computational load and to ensure the dataset remained reproducible using a single, publicly available CSV file from the SBA.</w:t>
      </w:r>
    </w:p>
    <w:p w14:paraId="2AF4C5AE" w14:textId="746D6776" w:rsidR="000A33DA" w:rsidRPr="000A33DA" w:rsidRDefault="000A33DA" w:rsidP="000A33DA">
      <w:pPr>
        <w:pStyle w:val="ListParagraph"/>
        <w:numPr>
          <w:ilvl w:val="0"/>
          <w:numId w:val="86"/>
        </w:numPr>
      </w:pPr>
      <w:r w:rsidRPr="000A33DA">
        <w:rPr>
          <w:b/>
          <w:bCs/>
        </w:rPr>
        <w:t>Focus on Publicly Labeled Fraud Cases</w:t>
      </w:r>
      <w:r w:rsidR="006A11F4">
        <w:t xml:space="preserve">: </w:t>
      </w:r>
      <w:r w:rsidRPr="000A33DA">
        <w:t xml:space="preserve">Fraud labels were derived exclusively from publicly documented enforcement actions reported by the DOJ, SBA OIG, and PRAC. No proprietary or internal investigative data were used. This approach ensured </w:t>
      </w:r>
      <w:r w:rsidRPr="000A33DA">
        <w:lastRenderedPageBreak/>
        <w:t>transparency and reproducibility but excluded unreported or pending fraud cases, limiting the comprehensiveness of the fraud label set.</w:t>
      </w:r>
    </w:p>
    <w:p w14:paraId="0B507A15" w14:textId="7A3EE169" w:rsidR="000A33DA" w:rsidRPr="000A33DA" w:rsidRDefault="000A33DA" w:rsidP="000A33DA">
      <w:pPr>
        <w:pStyle w:val="ListParagraph"/>
        <w:numPr>
          <w:ilvl w:val="0"/>
          <w:numId w:val="86"/>
        </w:numPr>
      </w:pPr>
      <w:r w:rsidRPr="000A33DA">
        <w:rPr>
          <w:b/>
          <w:bCs/>
        </w:rPr>
        <w:t>Use of Publicly Available Features Only</w:t>
      </w:r>
      <w:r w:rsidR="006A11F4">
        <w:t xml:space="preserve">: </w:t>
      </w:r>
      <w:r w:rsidRPr="000A33DA">
        <w:t>The feature set was restricted to fields provided in the SBA PPP dataset, supplemented only with engineered features derived from those columns. No external commercial datasets or private borrower information were integrated. This constraint maintained ethical compliance and data availability for replication, but it may have excluded relevant behavioral or financial indicators.</w:t>
      </w:r>
    </w:p>
    <w:p w14:paraId="29683140" w14:textId="6A926F41" w:rsidR="000A33DA" w:rsidRPr="000A33DA" w:rsidRDefault="000A33DA" w:rsidP="000A33DA">
      <w:pPr>
        <w:pStyle w:val="ListParagraph"/>
        <w:numPr>
          <w:ilvl w:val="0"/>
          <w:numId w:val="86"/>
        </w:numPr>
      </w:pPr>
      <w:r w:rsidRPr="000A33DA">
        <w:rPr>
          <w:b/>
          <w:bCs/>
        </w:rPr>
        <w:t xml:space="preserve">Experimental Framing of Unsupervised </w:t>
      </w:r>
      <w:r w:rsidR="006A11F4">
        <w:rPr>
          <w:b/>
          <w:bCs/>
        </w:rPr>
        <w:t>&amp;</w:t>
      </w:r>
      <w:r w:rsidRPr="000A33DA">
        <w:rPr>
          <w:b/>
          <w:bCs/>
        </w:rPr>
        <w:t xml:space="preserve"> Supervised Modeling</w:t>
      </w:r>
      <w:r w:rsidR="006A11F4">
        <w:t xml:space="preserve">: </w:t>
      </w:r>
      <w:r w:rsidRPr="000A33DA">
        <w:t>The study was explicitly framed as a comparison of hybrid learning configurations</w:t>
      </w:r>
      <w:r w:rsidR="006A11F4">
        <w:t xml:space="preserve">, </w:t>
      </w:r>
      <w:r w:rsidRPr="000A33DA">
        <w:t>specifically, clustering outputs used as input features for supervised models. Alternative architectures, such as fully unsupervised anomaly detection pipelines or deep learning-based fraud detection systems, were not explored. This design choice enabled a controlled evaluation of specific hypotheses related to feature and model combinations.</w:t>
      </w:r>
    </w:p>
    <w:p w14:paraId="1D3631E1" w14:textId="7BCEAFBB" w:rsidR="000A33DA" w:rsidRPr="000A33DA" w:rsidRDefault="000A33DA" w:rsidP="000A33DA">
      <w:pPr>
        <w:pStyle w:val="ListParagraph"/>
        <w:numPr>
          <w:ilvl w:val="0"/>
          <w:numId w:val="86"/>
        </w:numPr>
      </w:pPr>
      <w:r w:rsidRPr="000A33DA">
        <w:rPr>
          <w:b/>
          <w:bCs/>
        </w:rPr>
        <w:t>Temporal Scope of the Dataset</w:t>
      </w:r>
      <w:r w:rsidR="006A11F4">
        <w:t xml:space="preserve">: </w:t>
      </w:r>
      <w:r w:rsidRPr="000A33DA">
        <w:t>Only PPP loans issued during the COVID-19 relief period were included, as defined by the SBA data snapshot. Loans originated outside this timeframe or under different federal aid programs (e.g., EIDL) were not considered. This focus ensured contextual consistency but limits generalization to other funding programs or economic conditions.</w:t>
      </w:r>
    </w:p>
    <w:p w14:paraId="7FC70BD8" w14:textId="51547EC0" w:rsidR="000A33DA" w:rsidRPr="00831167" w:rsidRDefault="006A11F4" w:rsidP="006A11F4">
      <w:pPr>
        <w:ind w:firstLine="810"/>
      </w:pPr>
      <w:r w:rsidRPr="006A11F4">
        <w:t>These boundaries were necessary to maintain coherence between the study’s purpose, research questions, and available data. They align with the Classification through Clustering framework, ensuring that methodological decisions supported the detection of fraud at scale within a high-impact federal relief program.</w:t>
      </w:r>
    </w:p>
    <w:p w14:paraId="74C21743" w14:textId="37237B50" w:rsidR="009F7088" w:rsidRDefault="009F7088" w:rsidP="006A11F4">
      <w:pPr>
        <w:pStyle w:val="Heading2"/>
      </w:pPr>
      <w:r w:rsidRPr="2781635F">
        <w:lastRenderedPageBreak/>
        <w:t xml:space="preserve">Ethical </w:t>
      </w:r>
      <w:r w:rsidR="006A11F4">
        <w:t>Assurances</w:t>
      </w:r>
    </w:p>
    <w:p w14:paraId="244C58CD" w14:textId="77777777" w:rsidR="006A11F4" w:rsidRDefault="006A11F4" w:rsidP="006A11F4">
      <w:pPr>
        <w:ind w:firstLine="720"/>
      </w:pPr>
      <w:r w:rsidRPr="006A11F4">
        <w:t>This study received approval from the University’s Institutional Review Board (IRB) prior to data analysis. The IRB review confirmed that the research posed no more than minimal risk, as it was based exclusively on secondary, publicly available data with no direct interaction with human participants. A copy of the IRB approval letter is included in Appendix A.</w:t>
      </w:r>
    </w:p>
    <w:p w14:paraId="37983B98" w14:textId="77777777" w:rsidR="006A11F4" w:rsidRDefault="006A11F4" w:rsidP="006A11F4">
      <w:pPr>
        <w:ind w:firstLine="720"/>
      </w:pPr>
      <w:r w:rsidRPr="006A11F4">
        <w:t xml:space="preserve">All data used in the study were derived from the </w:t>
      </w:r>
      <w:r>
        <w:t>SBA’s</w:t>
      </w:r>
      <w:r w:rsidRPr="006A11F4">
        <w:t xml:space="preserve"> publicly released </w:t>
      </w:r>
      <w:r>
        <w:t>PPP</w:t>
      </w:r>
      <w:r w:rsidRPr="006A11F4">
        <w:t xml:space="preserve"> dataset and publicly available government records of prosecuted fraud cases (e.g., PRAC, DOJ, SBA OIG). These sources are fully open-access and contain no </w:t>
      </w:r>
      <w:r>
        <w:t>PII</w:t>
      </w:r>
      <w:r w:rsidRPr="006A11F4">
        <w:t xml:space="preserve"> beyond what is already public record.</w:t>
      </w:r>
    </w:p>
    <w:p w14:paraId="7E79FD49" w14:textId="469F9E8E" w:rsidR="006A11F4" w:rsidRPr="006A11F4" w:rsidRDefault="006A11F4" w:rsidP="006A11F4">
      <w:pPr>
        <w:ind w:firstLine="720"/>
      </w:pPr>
      <w:r w:rsidRPr="006A11F4">
        <w:t xml:space="preserve">To further ensure confidentiality, all PII fields included in the </w:t>
      </w:r>
      <w:r>
        <w:t>PPP</w:t>
      </w:r>
      <w:r w:rsidRPr="006A11F4">
        <w:t xml:space="preserve"> dataset</w:t>
      </w:r>
      <w:r>
        <w:t xml:space="preserve"> </w:t>
      </w:r>
      <w:r w:rsidRPr="006A11F4">
        <w:t>were securely hashed during preprocessing. This transformation ensured that individual records could not be re-identified, while preserving unique identifiers necessary for modeling and analysis. No attempt was made to reverse-engineer or expose personally linked data.</w:t>
      </w:r>
    </w:p>
    <w:p w14:paraId="28F6C57E" w14:textId="77777777" w:rsidR="006A11F4" w:rsidRPr="006A11F4" w:rsidRDefault="006A11F4" w:rsidP="006A11F4">
      <w:pPr>
        <w:ind w:firstLine="720"/>
      </w:pPr>
      <w:r w:rsidRPr="006A11F4">
        <w:t xml:space="preserve">All datasets, model outputs, and documentation were stored securely using encrypted, access-controlled cloud storage (Google Drive and </w:t>
      </w:r>
      <w:proofErr w:type="spellStart"/>
      <w:r w:rsidRPr="006A11F4">
        <w:t>Colab</w:t>
      </w:r>
      <w:proofErr w:type="spellEnd"/>
      <w:r w:rsidRPr="006A11F4">
        <w:t xml:space="preserve"> Pro environments), in compliance with institutional data protection standards. No data were transferred to third-party platforms outside the research environment.</w:t>
      </w:r>
    </w:p>
    <w:p w14:paraId="1E0342E0" w14:textId="542BC1DF" w:rsidR="006A11F4" w:rsidRPr="006A11F4" w:rsidRDefault="006A11F4" w:rsidP="006A11F4">
      <w:pPr>
        <w:ind w:firstLine="720"/>
      </w:pPr>
      <w:r w:rsidRPr="006A11F4">
        <w:t>The researcher’s role was solely analytical and technical. Although the researcher has professional experience in data science and government analytics, no affiliation exists with the SBA or other agencies involved in the administration or oversight of the PPP. To mitigate potential bias, methodological decisions</w:t>
      </w:r>
      <w:r>
        <w:t xml:space="preserve">, </w:t>
      </w:r>
      <w:r w:rsidRPr="006A11F4">
        <w:t>such as feature selection, model evaluation, and fraud labeling</w:t>
      </w:r>
      <w:r>
        <w:t xml:space="preserve">, </w:t>
      </w:r>
      <w:r w:rsidRPr="006A11F4">
        <w:t xml:space="preserve">were made transparently and documented with reproducible code and data transformations. Labeling of fraudulent loans relied exclusively on verified government sources and was not subject to </w:t>
      </w:r>
      <w:r>
        <w:t xml:space="preserve">personal </w:t>
      </w:r>
      <w:r w:rsidRPr="006A11F4">
        <w:t>interpretation or inference by the researcher.</w:t>
      </w:r>
    </w:p>
    <w:p w14:paraId="65479937" w14:textId="2E050AAE" w:rsidR="006A11F4" w:rsidRPr="006A11F4" w:rsidRDefault="006A11F4" w:rsidP="00D15D5E">
      <w:pPr>
        <w:ind w:firstLine="720"/>
      </w:pPr>
      <w:r w:rsidRPr="006A11F4">
        <w:lastRenderedPageBreak/>
        <w:t>These ethical safeguards ensured the study adhered to standards for data security, privacy, and research integrity, while maintaining transparency and reproducibility.</w:t>
      </w:r>
    </w:p>
    <w:p w14:paraId="210DA694" w14:textId="77777777" w:rsidR="009F7088" w:rsidRDefault="009F7088" w:rsidP="003E79CA">
      <w:pPr>
        <w:pStyle w:val="Heading2"/>
      </w:pPr>
      <w:bookmarkStart w:id="128" w:name="_Toc251423651"/>
      <w:bookmarkStart w:id="129" w:name="_Toc464831669"/>
      <w:bookmarkStart w:id="130" w:name="_Toc465328403"/>
      <w:bookmarkStart w:id="131" w:name="_Toc184834460"/>
      <w:r w:rsidRPr="00887A22">
        <w:t>Summary</w:t>
      </w:r>
      <w:bookmarkEnd w:id="128"/>
      <w:bookmarkEnd w:id="129"/>
      <w:bookmarkEnd w:id="130"/>
      <w:bookmarkEnd w:id="131"/>
    </w:p>
    <w:p w14:paraId="3FBD7B52" w14:textId="77777777" w:rsidR="00A564EF" w:rsidRDefault="00A564EF" w:rsidP="00A564EF">
      <w:pPr>
        <w:ind w:firstLine="720"/>
      </w:pPr>
      <w:r w:rsidRPr="00A564EF">
        <w:t xml:space="preserve">This chapter detailed the methodology used to investigate fraud within the </w:t>
      </w:r>
      <w:r>
        <w:t>PPP</w:t>
      </w:r>
      <w:r w:rsidRPr="00A564EF">
        <w:t xml:space="preserve"> dataset through a hybrid machine learning framework. The study employed a quantitative, experimental design leveraging unsupervised clustering and semi-supervised classification to detect anomalous loan patterns indicative of fraud. The methodology was aligned with the research questions and hypotheses, and the study design was justified as appropriate given the scarcity of labeled fraud data and the scale of the PPP dataset.</w:t>
      </w:r>
    </w:p>
    <w:p w14:paraId="6EDF0E7C" w14:textId="58E90977" w:rsidR="00A564EF" w:rsidRPr="00A564EF" w:rsidRDefault="00A564EF" w:rsidP="00A564EF">
      <w:pPr>
        <w:ind w:firstLine="720"/>
      </w:pPr>
      <w:r w:rsidRPr="00A564EF">
        <w:t xml:space="preserve">The population included all PPP loans exceeding $150,000, totaling 968,525 records. Fraud labels were curated from verified public sources, and the data underwent extensive preprocessing and </w:t>
      </w:r>
      <w:proofErr w:type="gramStart"/>
      <w:r w:rsidRPr="00A564EF">
        <w:t>exploratory</w:t>
      </w:r>
      <w:proofErr w:type="gramEnd"/>
      <w:r w:rsidRPr="00A564EF">
        <w:t xml:space="preserve"> analysis. Two feature </w:t>
      </w:r>
      <w:proofErr w:type="gramStart"/>
      <w:r w:rsidRPr="00A564EF">
        <w:t>configuration</w:t>
      </w:r>
      <w:proofErr w:type="gramEnd"/>
      <w:r>
        <w:t xml:space="preserve">, </w:t>
      </w:r>
      <w:r w:rsidRPr="00A564EF">
        <w:t>full and reduced</w:t>
      </w:r>
      <w:r>
        <w:t xml:space="preserve">, </w:t>
      </w:r>
      <w:r w:rsidRPr="00A564EF">
        <w:t>were evaluated alongside combinations of clustering algorithms (K-Means, DBSCAN, Hierarchical) and supervised models (e.g., SVM, Logistic Regression, Random Forest, Neural Network, Naïve Bayes</w:t>
      </w:r>
      <w:r w:rsidR="007B0FF3">
        <w:t xml:space="preserve">, </w:t>
      </w:r>
      <w:proofErr w:type="spellStart"/>
      <w:r w:rsidR="007B0FF3">
        <w:t>XGBoost</w:t>
      </w:r>
      <w:proofErr w:type="spellEnd"/>
      <w:r w:rsidRPr="00A564EF">
        <w:t>). These combinations served as experimental conditions for evaluating fraud detection performance.</w:t>
      </w:r>
    </w:p>
    <w:p w14:paraId="7E3B9D16" w14:textId="77777777" w:rsidR="00A564EF" w:rsidRPr="00A564EF" w:rsidRDefault="00A564EF" w:rsidP="00A564EF">
      <w:pPr>
        <w:ind w:firstLine="720"/>
      </w:pPr>
      <w:r w:rsidRPr="00A564EF">
        <w:t xml:space="preserve">The chapter also described the instrumentation used, data storage procedures, and the structured pipeline for preprocessing, modeling, and hypothesis testing. Assumptions, limitations, and delimitations were acknowledged, and ethical safeguards were outlined, including IRB approval and data privacy </w:t>
      </w:r>
      <w:proofErr w:type="gramStart"/>
      <w:r w:rsidRPr="00A564EF">
        <w:t>protections</w:t>
      </w:r>
      <w:proofErr w:type="gramEnd"/>
      <w:r w:rsidRPr="00A564EF">
        <w:t>.</w:t>
      </w:r>
    </w:p>
    <w:p w14:paraId="50064083" w14:textId="77777777" w:rsidR="00A564EF" w:rsidRPr="00A564EF" w:rsidRDefault="00A564EF" w:rsidP="00A564EF"/>
    <w:p w14:paraId="03C14FDB" w14:textId="2DDF1C92" w:rsidR="00AF3B5B" w:rsidRDefault="00AF3B5B" w:rsidP="00A564EF">
      <w:bookmarkStart w:id="132" w:name="_Toc464831682"/>
      <w:bookmarkStart w:id="133" w:name="_Toc465328414"/>
      <w:bookmarkEnd w:id="88"/>
      <w:bookmarkEnd w:id="89"/>
      <w:bookmarkEnd w:id="90"/>
      <w:bookmarkEnd w:id="91"/>
      <w:bookmarkEnd w:id="92"/>
    </w:p>
    <w:p w14:paraId="6DE4095B" w14:textId="77777777" w:rsidR="007F2702" w:rsidRDefault="007F2702" w:rsidP="007F2702">
      <w:pPr>
        <w:pStyle w:val="Heading1"/>
      </w:pPr>
      <w:r>
        <w:lastRenderedPageBreak/>
        <w:t xml:space="preserve">Chapter 4: Findings </w:t>
      </w:r>
    </w:p>
    <w:p w14:paraId="0BF2A94F" w14:textId="7F4864F2" w:rsidR="00ED11DA" w:rsidRPr="00ED11DA" w:rsidRDefault="00ED11DA" w:rsidP="00ED11DA">
      <w:pPr>
        <w:ind w:firstLine="720"/>
      </w:pPr>
      <w:r w:rsidRPr="00ED11DA">
        <w:t xml:space="preserve">This chapter presents the results of a quantitative experimental study addressing the lack of intelligent unsupervised fraud identification in the government domain, specifically within the Paycheck Protection Program (PPP). The purpose of this study was to identify features and develop intelligent semi-supervised fraud detection methodologies tailored to the PPP. Following the methodology outlined in Chapter 3, this chapter reports the outcomes of each phase of the research process, including data cleaning, feature engineering, unsupervised clustering, and semi-supervised classification. The findings are organized around the study’s two primary research questions and their corresponding hypotheses, and each analytic step is documented with summary metrics, visualizations, and tables as appropriate. A schematic overview of the modeling pipeline is presented in Figure </w:t>
      </w:r>
      <w:r>
        <w:t>12</w:t>
      </w:r>
      <w:r w:rsidRPr="00ED11DA">
        <w:t xml:space="preserve">, with full programming scripts and artifacts provided in the appendix and public </w:t>
      </w:r>
      <w:commentRangeStart w:id="134"/>
      <w:r w:rsidRPr="00ED11DA">
        <w:t>GitHub repository.</w:t>
      </w:r>
      <w:commentRangeEnd w:id="134"/>
      <w:r w:rsidR="000606B8">
        <w:rPr>
          <w:rStyle w:val="CommentReference"/>
          <w:rFonts w:eastAsia="Times New Roman" w:cs="Arial"/>
          <w:szCs w:val="20"/>
        </w:rPr>
        <w:commentReference w:id="134"/>
      </w:r>
    </w:p>
    <w:p w14:paraId="7B18984C" w14:textId="77777777" w:rsidR="00ED11DA" w:rsidRDefault="00ED11DA" w:rsidP="00ED11DA">
      <w:pPr>
        <w:rPr>
          <w:noProof/>
        </w:rPr>
      </w:pPr>
    </w:p>
    <w:p w14:paraId="49F7A88D" w14:textId="77777777" w:rsidR="00ED11DA" w:rsidRDefault="00ED11DA" w:rsidP="00ED11DA">
      <w:pPr>
        <w:rPr>
          <w:noProof/>
        </w:rPr>
      </w:pPr>
    </w:p>
    <w:p w14:paraId="4269A267" w14:textId="77777777" w:rsidR="00ED11DA" w:rsidRDefault="00ED11DA" w:rsidP="00ED11DA">
      <w:pPr>
        <w:rPr>
          <w:noProof/>
        </w:rPr>
      </w:pPr>
    </w:p>
    <w:p w14:paraId="240B8BB0" w14:textId="77777777" w:rsidR="00ED11DA" w:rsidRDefault="00ED11DA" w:rsidP="00ED11DA">
      <w:pPr>
        <w:rPr>
          <w:noProof/>
        </w:rPr>
      </w:pPr>
    </w:p>
    <w:p w14:paraId="513C4B39" w14:textId="77777777" w:rsidR="00ED11DA" w:rsidRDefault="00ED11DA" w:rsidP="00ED11DA">
      <w:pPr>
        <w:rPr>
          <w:noProof/>
        </w:rPr>
      </w:pPr>
    </w:p>
    <w:p w14:paraId="6346578F" w14:textId="77777777" w:rsidR="00ED11DA" w:rsidRDefault="00ED11DA" w:rsidP="00ED11DA">
      <w:pPr>
        <w:rPr>
          <w:noProof/>
        </w:rPr>
      </w:pPr>
    </w:p>
    <w:p w14:paraId="594A5246" w14:textId="77777777" w:rsidR="00ED11DA" w:rsidRDefault="00ED11DA" w:rsidP="00ED11DA">
      <w:pPr>
        <w:rPr>
          <w:noProof/>
        </w:rPr>
      </w:pPr>
    </w:p>
    <w:p w14:paraId="13CD09CF" w14:textId="77777777" w:rsidR="00ED11DA" w:rsidRDefault="00ED11DA" w:rsidP="00ED11DA">
      <w:pPr>
        <w:rPr>
          <w:noProof/>
        </w:rPr>
      </w:pPr>
    </w:p>
    <w:p w14:paraId="18BD75C0" w14:textId="77777777" w:rsidR="00ED11DA" w:rsidRDefault="00ED11DA" w:rsidP="00ED11DA">
      <w:pPr>
        <w:rPr>
          <w:noProof/>
        </w:rPr>
      </w:pPr>
    </w:p>
    <w:p w14:paraId="371EE1AD" w14:textId="77777777" w:rsidR="00ED11DA" w:rsidRDefault="00ED11DA" w:rsidP="00ED11DA">
      <w:pPr>
        <w:rPr>
          <w:noProof/>
        </w:rPr>
      </w:pPr>
    </w:p>
    <w:p w14:paraId="2A701A75" w14:textId="77777777" w:rsidR="00ED11DA" w:rsidRDefault="00ED11DA" w:rsidP="00ED11DA">
      <w:pPr>
        <w:rPr>
          <w:noProof/>
        </w:rPr>
      </w:pPr>
    </w:p>
    <w:p w14:paraId="51BFD4BB" w14:textId="34AB091D" w:rsidR="00ED11DA" w:rsidRPr="00ED11DA" w:rsidRDefault="00ED11DA" w:rsidP="00ED11DA">
      <w:pPr>
        <w:pStyle w:val="Caption"/>
        <w:spacing w:line="240" w:lineRule="auto"/>
        <w:rPr>
          <w:b/>
          <w:bCs/>
        </w:rPr>
      </w:pPr>
      <w:bookmarkStart w:id="135" w:name="_Toc198886060"/>
      <w:r w:rsidRPr="00ED11DA">
        <w:rPr>
          <w:b/>
          <w:bCs/>
        </w:rPr>
        <w:lastRenderedPageBreak/>
        <w:t xml:space="preserve">Figure </w:t>
      </w:r>
      <w:r w:rsidRPr="00ED11DA">
        <w:rPr>
          <w:b/>
          <w:bCs/>
        </w:rPr>
        <w:fldChar w:fldCharType="begin"/>
      </w:r>
      <w:r w:rsidRPr="00ED11DA">
        <w:rPr>
          <w:b/>
          <w:bCs/>
        </w:rPr>
        <w:instrText xml:space="preserve"> SEQ Figure \* ARABIC </w:instrText>
      </w:r>
      <w:r w:rsidRPr="00ED11DA">
        <w:rPr>
          <w:b/>
          <w:bCs/>
        </w:rPr>
        <w:fldChar w:fldCharType="separate"/>
      </w:r>
      <w:r w:rsidR="00E96FA3">
        <w:rPr>
          <w:b/>
          <w:bCs/>
          <w:noProof/>
        </w:rPr>
        <w:t>12</w:t>
      </w:r>
      <w:bookmarkEnd w:id="135"/>
      <w:r w:rsidRPr="00ED11DA">
        <w:rPr>
          <w:b/>
          <w:bCs/>
        </w:rPr>
        <w:fldChar w:fldCharType="end"/>
      </w:r>
      <w:r w:rsidRPr="00ED11DA">
        <w:rPr>
          <w:b/>
          <w:bCs/>
        </w:rPr>
        <w:t xml:space="preserve"> </w:t>
      </w:r>
    </w:p>
    <w:p w14:paraId="71D2120E" w14:textId="5ABE8494" w:rsidR="00ED11DA" w:rsidRPr="00ED11DA" w:rsidRDefault="00ED11DA" w:rsidP="00ED11DA">
      <w:pPr>
        <w:pStyle w:val="Caption"/>
        <w:spacing w:line="240" w:lineRule="auto"/>
        <w:rPr>
          <w:i/>
          <w:iCs w:val="0"/>
          <w:noProof/>
        </w:rPr>
      </w:pPr>
      <w:r w:rsidRPr="00ED11DA">
        <w:rPr>
          <w:i/>
          <w:iCs w:val="0"/>
        </w:rPr>
        <w:t>Research Methodology and Design Process Diagram</w:t>
      </w:r>
      <w:r w:rsidR="00BA6D86">
        <w:rPr>
          <w:i/>
          <w:iCs w:val="0"/>
        </w:rPr>
        <w:t xml:space="preserve"> (Repeated </w:t>
      </w:r>
      <w:proofErr w:type="gramStart"/>
      <w:r w:rsidR="00BA6D86">
        <w:rPr>
          <w:i/>
          <w:iCs w:val="0"/>
        </w:rPr>
        <w:t>From</w:t>
      </w:r>
      <w:proofErr w:type="gramEnd"/>
      <w:r w:rsidR="00BA6D86">
        <w:rPr>
          <w:i/>
          <w:iCs w:val="0"/>
        </w:rPr>
        <w:t xml:space="preserve"> Figure 11)</w:t>
      </w:r>
    </w:p>
    <w:p w14:paraId="73B41D8C" w14:textId="21B6C10B" w:rsidR="007F2702" w:rsidRPr="00EC518A" w:rsidRDefault="00ED11DA" w:rsidP="00ED11DA">
      <w:r>
        <w:rPr>
          <w:noProof/>
        </w:rPr>
        <w:drawing>
          <wp:inline distT="0" distB="0" distL="0" distR="0" wp14:anchorId="0F30DE7E" wp14:editId="6364CF97">
            <wp:extent cx="4562044" cy="6050943"/>
            <wp:effectExtent l="0" t="0" r="0" b="6985"/>
            <wp:docPr id="11778415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41539"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562044" cy="6050943"/>
                    </a:xfrm>
                    <a:prstGeom prst="rect">
                      <a:avLst/>
                    </a:prstGeom>
                  </pic:spPr>
                </pic:pic>
              </a:graphicData>
            </a:graphic>
          </wp:inline>
        </w:drawing>
      </w:r>
    </w:p>
    <w:p w14:paraId="5FDE7513" w14:textId="0B4BB1CE" w:rsidR="007F2702" w:rsidRDefault="00ED11DA" w:rsidP="007F2702">
      <w:pPr>
        <w:pStyle w:val="Heading2"/>
      </w:pPr>
      <w:r>
        <w:t>Data Preprocessing</w:t>
      </w:r>
      <w:r w:rsidR="00B76F9C">
        <w:t xml:space="preserve"> and Modeling</w:t>
      </w:r>
    </w:p>
    <w:p w14:paraId="43C10F2C" w14:textId="34D8C96E" w:rsidR="00ED11DA" w:rsidRDefault="00ED11DA" w:rsidP="00ED11DA">
      <w:pPr>
        <w:ind w:firstLine="720"/>
      </w:pPr>
      <w:r w:rsidRPr="00ED11DA">
        <w:t xml:space="preserve">The original dataset obtained from the </w:t>
      </w:r>
      <w:commentRangeStart w:id="136"/>
      <w:r w:rsidR="0009595F">
        <w:t>SBA</w:t>
      </w:r>
      <w:commentRangeEnd w:id="136"/>
      <w:r w:rsidR="000606B8">
        <w:rPr>
          <w:rStyle w:val="CommentReference"/>
          <w:rFonts w:eastAsia="Times New Roman" w:cs="Arial"/>
          <w:szCs w:val="20"/>
        </w:rPr>
        <w:commentReference w:id="136"/>
      </w:r>
      <w:r w:rsidRPr="00ED11DA">
        <w:t xml:space="preserve"> included 968,525 loan records for businesses that received more than $150,000 under the PPP program. Each record contained a variety of categorical, numerical, and temporal fields, including loan amount, business location, industry </w:t>
      </w:r>
      <w:r w:rsidRPr="00ED11DA">
        <w:lastRenderedPageBreak/>
        <w:t xml:space="preserve">classification (NAICS), and job count. </w:t>
      </w:r>
      <w:commentRangeStart w:id="137"/>
      <w:r w:rsidRPr="00ED11DA">
        <w:t xml:space="preserve">This raw dataset contained over </w:t>
      </w:r>
      <w:r>
        <w:t>50</w:t>
      </w:r>
      <w:r w:rsidRPr="00ED11DA">
        <w:t xml:space="preserve"> primary columns, of which a subset was retained or engineered for downstream analysis.</w:t>
      </w:r>
      <w:commentRangeEnd w:id="137"/>
      <w:r w:rsidR="000606B8">
        <w:rPr>
          <w:rStyle w:val="CommentReference"/>
          <w:rFonts w:eastAsia="Times New Roman" w:cs="Arial"/>
          <w:szCs w:val="20"/>
        </w:rPr>
        <w:commentReference w:id="137"/>
      </w:r>
    </w:p>
    <w:p w14:paraId="2DA4EBC9" w14:textId="01FF55F8" w:rsidR="00ED11DA" w:rsidRDefault="00ED11DA" w:rsidP="00ED11DA">
      <w:pPr>
        <w:pStyle w:val="Heading3"/>
      </w:pPr>
      <w:r>
        <w:t>Data Cleaning and Integration</w:t>
      </w:r>
    </w:p>
    <w:p w14:paraId="634581D2" w14:textId="5E1F7E5F" w:rsidR="00ED11DA" w:rsidRPr="00ED11DA" w:rsidRDefault="00ED11DA" w:rsidP="00ED11DA">
      <w:pPr>
        <w:ind w:firstLine="720"/>
      </w:pPr>
      <w:r w:rsidRPr="00ED11DA">
        <w:t xml:space="preserve">An initial round of preprocessing was performed to support safe handling and </w:t>
      </w:r>
      <w:proofErr w:type="gramStart"/>
      <w:r w:rsidRPr="00ED11DA">
        <w:t>exploratory</w:t>
      </w:r>
      <w:proofErr w:type="gramEnd"/>
      <w:r w:rsidRPr="00ED11DA">
        <w:t xml:space="preserve"> analysis. PII such as </w:t>
      </w:r>
      <w:proofErr w:type="spellStart"/>
      <w:r w:rsidRPr="00ED11DA">
        <w:rPr>
          <w:i/>
          <w:iCs/>
        </w:rPr>
        <w:t>BorrowerName</w:t>
      </w:r>
      <w:proofErr w:type="spellEnd"/>
      <w:r w:rsidRPr="00ED11DA">
        <w:t xml:space="preserve"> and </w:t>
      </w:r>
      <w:proofErr w:type="spellStart"/>
      <w:r w:rsidRPr="00ED11DA">
        <w:rPr>
          <w:i/>
          <w:iCs/>
        </w:rPr>
        <w:t>BorrowerAddress</w:t>
      </w:r>
      <w:proofErr w:type="spellEnd"/>
      <w:r w:rsidRPr="00ED11DA">
        <w:t xml:space="preserve"> was hashed to ensure record-level uniqueness without exposing sensitive data. After this, fraud labels were integrated by linking prosecuted fraud cases gathered from PRAC, SBA OIG, and DOJ sources to specific loan records using a custom </w:t>
      </w:r>
      <w:proofErr w:type="spellStart"/>
      <w:r w:rsidRPr="00ED11DA">
        <w:t>BeautifulSoup</w:t>
      </w:r>
      <w:proofErr w:type="spellEnd"/>
      <w:r w:rsidRPr="00ED11DA">
        <w:t>-based scraper and manual validation. This process resulted in 301 labeled fraudulent records, which were appended to the full dataset.</w:t>
      </w:r>
    </w:p>
    <w:p w14:paraId="731BB72E" w14:textId="69109961" w:rsidR="0009595F" w:rsidRPr="0009595F" w:rsidRDefault="0009595F" w:rsidP="0009595F">
      <w:pPr>
        <w:pStyle w:val="Heading3"/>
        <w:rPr>
          <w:rFonts w:cs="Times New Roman"/>
          <w:b w:val="0"/>
          <w:bCs w:val="0"/>
          <w:szCs w:val="24"/>
        </w:rPr>
      </w:pPr>
      <w:r>
        <w:t>Feature Engineering and Transformation</w:t>
      </w:r>
    </w:p>
    <w:p w14:paraId="6B5F38D8" w14:textId="5F5791AE" w:rsidR="00E66BF7" w:rsidRDefault="00ED11DA" w:rsidP="00ED11DA">
      <w:pPr>
        <w:ind w:firstLine="720"/>
      </w:pPr>
      <w:r w:rsidRPr="00ED11DA">
        <w:t xml:space="preserve">Two stages of transformation followed. In the first phase, initial features were created to capture potential fraud signals, such as the loan-to-employee ratio. </w:t>
      </w:r>
      <w:del w:id="138" w:author="Irene Tsapara" w:date="2025-06-26T13:33:00Z" w16du:dateUtc="2025-06-26T18:33:00Z">
        <w:r w:rsidR="00D12E86" w:rsidDel="000606B8">
          <w:delText>Prior to</w:delText>
        </w:r>
      </w:del>
      <w:ins w:id="139" w:author="Irene Tsapara" w:date="2025-06-26T13:33:00Z" w16du:dateUtc="2025-06-26T18:33:00Z">
        <w:r w:rsidR="000606B8">
          <w:t>Before</w:t>
        </w:r>
      </w:ins>
      <w:r w:rsidR="00D12E86">
        <w:t xml:space="preserve"> the second phase, EDA</w:t>
      </w:r>
      <w:r w:rsidR="00E66BF7">
        <w:t>,</w:t>
      </w:r>
      <w:r w:rsidR="00D12E86">
        <w:t xml:space="preserve"> to include univariate and correlation analysis</w:t>
      </w:r>
      <w:ins w:id="140" w:author="Irene Tsapara" w:date="2025-06-26T13:33:00Z" w16du:dateUtc="2025-06-26T18:33:00Z">
        <w:r w:rsidR="000606B8">
          <w:t>,</w:t>
        </w:r>
      </w:ins>
      <w:r w:rsidR="00E66BF7">
        <w:t xml:space="preserve"> was conducted to identify the dataset distribution as well as feature redundancy and importance. </w:t>
      </w:r>
      <w:commentRangeStart w:id="141"/>
      <w:r w:rsidR="0011756F">
        <w:t xml:space="preserve">Correlation matrices using Pearson’s </w:t>
      </w:r>
      <w:commentRangeEnd w:id="141"/>
      <w:r w:rsidR="000606B8">
        <w:rPr>
          <w:rStyle w:val="CommentReference"/>
          <w:rFonts w:eastAsia="Times New Roman" w:cs="Arial"/>
          <w:szCs w:val="20"/>
        </w:rPr>
        <w:commentReference w:id="141"/>
      </w:r>
      <w:r w:rsidR="0011756F">
        <w:t xml:space="preserve">correlation coefficient were used to identify a reduced key subset of features that would be compared to the full </w:t>
      </w:r>
      <w:commentRangeStart w:id="142"/>
      <w:r w:rsidR="0011756F">
        <w:t>feature set during PCA</w:t>
      </w:r>
      <w:r w:rsidR="00DD3659">
        <w:t xml:space="preserve"> </w:t>
      </w:r>
      <w:commentRangeEnd w:id="142"/>
      <w:r w:rsidR="000606B8">
        <w:rPr>
          <w:rStyle w:val="CommentReference"/>
          <w:rFonts w:eastAsia="Times New Roman" w:cs="Arial"/>
          <w:szCs w:val="20"/>
        </w:rPr>
        <w:commentReference w:id="142"/>
      </w:r>
      <w:r w:rsidR="00DD3659">
        <w:t>(see Figures 13 and 14 below).</w:t>
      </w:r>
    </w:p>
    <w:p w14:paraId="1A25790C" w14:textId="77777777" w:rsidR="0011756F" w:rsidRDefault="0011756F" w:rsidP="0011756F"/>
    <w:p w14:paraId="12000568" w14:textId="77777777" w:rsidR="0011756F" w:rsidRDefault="0011756F" w:rsidP="0011756F"/>
    <w:p w14:paraId="0664191C" w14:textId="77777777" w:rsidR="0011756F" w:rsidRDefault="0011756F" w:rsidP="0011756F"/>
    <w:p w14:paraId="07250385" w14:textId="77777777" w:rsidR="0011756F" w:rsidRDefault="0011756F" w:rsidP="0011756F"/>
    <w:p w14:paraId="7A5773BC" w14:textId="77777777" w:rsidR="0011756F" w:rsidRDefault="0011756F" w:rsidP="0011756F"/>
    <w:p w14:paraId="7ED48259" w14:textId="77777777" w:rsidR="0011756F" w:rsidRDefault="0011756F" w:rsidP="0011756F"/>
    <w:p w14:paraId="522856A7" w14:textId="77777777" w:rsidR="0011756F" w:rsidRDefault="0011756F" w:rsidP="0011756F"/>
    <w:p w14:paraId="2B6AD763" w14:textId="57751A2B" w:rsidR="0011756F" w:rsidRPr="0011756F" w:rsidRDefault="0011756F" w:rsidP="0011756F">
      <w:pPr>
        <w:pStyle w:val="Caption"/>
        <w:spacing w:line="240" w:lineRule="auto"/>
        <w:rPr>
          <w:b/>
          <w:bCs/>
        </w:rPr>
      </w:pPr>
      <w:r w:rsidRPr="0011756F">
        <w:rPr>
          <w:b/>
          <w:bCs/>
        </w:rPr>
        <w:lastRenderedPageBreak/>
        <w:t xml:space="preserve">Figure </w:t>
      </w:r>
      <w:r w:rsidRPr="0011756F">
        <w:rPr>
          <w:b/>
          <w:bCs/>
        </w:rPr>
        <w:fldChar w:fldCharType="begin"/>
      </w:r>
      <w:r w:rsidRPr="0011756F">
        <w:rPr>
          <w:b/>
          <w:bCs/>
        </w:rPr>
        <w:instrText xml:space="preserve"> SEQ Figure \* ARABIC </w:instrText>
      </w:r>
      <w:r w:rsidRPr="0011756F">
        <w:rPr>
          <w:b/>
          <w:bCs/>
        </w:rPr>
        <w:fldChar w:fldCharType="separate"/>
      </w:r>
      <w:r w:rsidR="00E96FA3">
        <w:rPr>
          <w:b/>
          <w:bCs/>
          <w:noProof/>
        </w:rPr>
        <w:t>13</w:t>
      </w:r>
      <w:r w:rsidRPr="0011756F">
        <w:rPr>
          <w:b/>
          <w:bCs/>
        </w:rPr>
        <w:fldChar w:fldCharType="end"/>
      </w:r>
      <w:r w:rsidRPr="0011756F">
        <w:rPr>
          <w:b/>
          <w:bCs/>
        </w:rPr>
        <w:t xml:space="preserve"> </w:t>
      </w:r>
    </w:p>
    <w:p w14:paraId="0F0D6A33" w14:textId="0FC248AD" w:rsidR="0011756F" w:rsidRDefault="0011756F" w:rsidP="0011756F">
      <w:pPr>
        <w:pStyle w:val="Caption"/>
        <w:spacing w:line="240" w:lineRule="auto"/>
        <w:rPr>
          <w:i/>
          <w:iCs w:val="0"/>
        </w:rPr>
      </w:pPr>
      <w:r w:rsidRPr="0011756F">
        <w:rPr>
          <w:i/>
          <w:iCs w:val="0"/>
        </w:rPr>
        <w:t>Correlation Matrix, Full Feature Set</w:t>
      </w:r>
      <w:r>
        <w:rPr>
          <w:noProof/>
        </w:rPr>
        <w:drawing>
          <wp:inline distT="0" distB="0" distL="0" distR="0" wp14:anchorId="6B4E381A" wp14:editId="4F504B91">
            <wp:extent cx="5943600" cy="5306060"/>
            <wp:effectExtent l="0" t="0" r="0" b="8890"/>
            <wp:docPr id="166754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48754" name="Picture 166754875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306060"/>
                    </a:xfrm>
                    <a:prstGeom prst="rect">
                      <a:avLst/>
                    </a:prstGeom>
                  </pic:spPr>
                </pic:pic>
              </a:graphicData>
            </a:graphic>
          </wp:inline>
        </w:drawing>
      </w:r>
    </w:p>
    <w:p w14:paraId="6CB49E12" w14:textId="77777777" w:rsidR="0011756F" w:rsidRDefault="0011756F" w:rsidP="0011756F"/>
    <w:p w14:paraId="56A29B15" w14:textId="77777777" w:rsidR="0011756F" w:rsidRDefault="0011756F" w:rsidP="0011756F"/>
    <w:p w14:paraId="08FCAB16" w14:textId="77777777" w:rsidR="0011756F" w:rsidRDefault="0011756F" w:rsidP="0011756F"/>
    <w:p w14:paraId="7CD719DC" w14:textId="77777777" w:rsidR="0011756F" w:rsidRDefault="0011756F" w:rsidP="0011756F"/>
    <w:p w14:paraId="43DB99C1" w14:textId="77777777" w:rsidR="0011756F" w:rsidRDefault="0011756F" w:rsidP="0011756F"/>
    <w:p w14:paraId="3921C9A7" w14:textId="77777777" w:rsidR="0011756F" w:rsidRDefault="0011756F" w:rsidP="0011756F"/>
    <w:p w14:paraId="5967F0E8" w14:textId="77777777" w:rsidR="0011756F" w:rsidRDefault="0011756F" w:rsidP="0011756F"/>
    <w:p w14:paraId="2EF881EC" w14:textId="46E9EB25" w:rsidR="0011756F" w:rsidRPr="0011756F" w:rsidRDefault="0011756F" w:rsidP="0011756F">
      <w:pPr>
        <w:pStyle w:val="Caption"/>
        <w:spacing w:line="240" w:lineRule="auto"/>
        <w:rPr>
          <w:b/>
          <w:bCs/>
        </w:rPr>
      </w:pPr>
      <w:r w:rsidRPr="0011756F">
        <w:rPr>
          <w:b/>
          <w:bCs/>
        </w:rPr>
        <w:lastRenderedPageBreak/>
        <w:t xml:space="preserve">Figure </w:t>
      </w:r>
      <w:r w:rsidRPr="0011756F">
        <w:rPr>
          <w:b/>
          <w:bCs/>
        </w:rPr>
        <w:fldChar w:fldCharType="begin"/>
      </w:r>
      <w:r w:rsidRPr="0011756F">
        <w:rPr>
          <w:b/>
          <w:bCs/>
        </w:rPr>
        <w:instrText xml:space="preserve"> SEQ Figure \* ARABIC </w:instrText>
      </w:r>
      <w:r w:rsidRPr="0011756F">
        <w:rPr>
          <w:b/>
          <w:bCs/>
        </w:rPr>
        <w:fldChar w:fldCharType="separate"/>
      </w:r>
      <w:r w:rsidR="00E96FA3">
        <w:rPr>
          <w:b/>
          <w:bCs/>
          <w:noProof/>
        </w:rPr>
        <w:t>14</w:t>
      </w:r>
      <w:r w:rsidRPr="0011756F">
        <w:rPr>
          <w:b/>
          <w:bCs/>
        </w:rPr>
        <w:fldChar w:fldCharType="end"/>
      </w:r>
      <w:r w:rsidRPr="0011756F">
        <w:rPr>
          <w:b/>
          <w:bCs/>
        </w:rPr>
        <w:t xml:space="preserve"> </w:t>
      </w:r>
    </w:p>
    <w:p w14:paraId="10183956" w14:textId="04C259B7" w:rsidR="0011756F" w:rsidRPr="0011756F" w:rsidRDefault="0011756F" w:rsidP="0011756F">
      <w:pPr>
        <w:pStyle w:val="Caption"/>
        <w:spacing w:line="240" w:lineRule="auto"/>
        <w:rPr>
          <w:i/>
          <w:iCs w:val="0"/>
        </w:rPr>
      </w:pPr>
      <w:r w:rsidRPr="0011756F">
        <w:rPr>
          <w:i/>
          <w:iCs w:val="0"/>
        </w:rPr>
        <w:t xml:space="preserve">Correlation Matrix, </w:t>
      </w:r>
      <w:commentRangeStart w:id="143"/>
      <w:r w:rsidRPr="0011756F">
        <w:rPr>
          <w:i/>
          <w:iCs w:val="0"/>
        </w:rPr>
        <w:t>Reduced Feature Subset</w:t>
      </w:r>
      <w:commentRangeEnd w:id="143"/>
      <w:r w:rsidR="000606B8">
        <w:rPr>
          <w:rStyle w:val="CommentReference"/>
          <w:rFonts w:eastAsia="Times New Roman" w:cs="Arial"/>
          <w:iCs w:val="0"/>
          <w:szCs w:val="20"/>
        </w:rPr>
        <w:commentReference w:id="143"/>
      </w:r>
    </w:p>
    <w:p w14:paraId="3DB1B2D3" w14:textId="0225D789" w:rsidR="0011756F" w:rsidRPr="0011756F" w:rsidRDefault="0011756F" w:rsidP="0011756F">
      <w:r>
        <w:rPr>
          <w:noProof/>
        </w:rPr>
        <w:drawing>
          <wp:inline distT="0" distB="0" distL="0" distR="0" wp14:anchorId="00CA6456" wp14:editId="74FDFFEE">
            <wp:extent cx="5943600" cy="5339080"/>
            <wp:effectExtent l="0" t="0" r="0" b="0"/>
            <wp:docPr id="584535173" name="Picture 2"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35173" name="Picture 2" descr="A graph of a number of number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339080"/>
                    </a:xfrm>
                    <a:prstGeom prst="rect">
                      <a:avLst/>
                    </a:prstGeom>
                  </pic:spPr>
                </pic:pic>
              </a:graphicData>
            </a:graphic>
          </wp:inline>
        </w:drawing>
      </w:r>
    </w:p>
    <w:p w14:paraId="3211A558" w14:textId="40584341" w:rsidR="00725AD1" w:rsidRDefault="00725AD1" w:rsidP="00E66BF7"/>
    <w:p w14:paraId="42C203D2" w14:textId="4E15B6C6" w:rsidR="00ED11DA" w:rsidRPr="00ED11DA" w:rsidRDefault="00ED11DA" w:rsidP="00E66BF7">
      <w:r w:rsidRPr="00ED11DA">
        <w:t>In the second phase, post-EDA transformations included:</w:t>
      </w:r>
    </w:p>
    <w:p w14:paraId="2819617D" w14:textId="77777777" w:rsidR="00ED11DA" w:rsidRPr="00ED11DA" w:rsidRDefault="00ED11DA" w:rsidP="00ED11DA">
      <w:pPr>
        <w:numPr>
          <w:ilvl w:val="0"/>
          <w:numId w:val="88"/>
        </w:numPr>
      </w:pPr>
      <w:commentRangeStart w:id="144"/>
      <w:r w:rsidRPr="00ED11DA">
        <w:t>standard scaling of numerical fields,</w:t>
      </w:r>
    </w:p>
    <w:p w14:paraId="70BDB5D9" w14:textId="77777777" w:rsidR="00ED11DA" w:rsidRPr="00ED11DA" w:rsidRDefault="00ED11DA" w:rsidP="00ED11DA">
      <w:pPr>
        <w:numPr>
          <w:ilvl w:val="0"/>
          <w:numId w:val="88"/>
        </w:numPr>
      </w:pPr>
      <w:r w:rsidRPr="00ED11DA">
        <w:t xml:space="preserve">frequency </w:t>
      </w:r>
      <w:proofErr w:type="gramStart"/>
      <w:r w:rsidRPr="00ED11DA">
        <w:t>encoding of</w:t>
      </w:r>
      <w:proofErr w:type="gramEnd"/>
      <w:r w:rsidRPr="00ED11DA">
        <w:t xml:space="preserve"> selected categorical variables (e.g., </w:t>
      </w:r>
      <w:proofErr w:type="spellStart"/>
      <w:r w:rsidRPr="00ED11DA">
        <w:rPr>
          <w:i/>
          <w:iCs/>
        </w:rPr>
        <w:t>BorrowerState</w:t>
      </w:r>
      <w:proofErr w:type="spellEnd"/>
      <w:r w:rsidRPr="00ED11DA">
        <w:t>),</w:t>
      </w:r>
    </w:p>
    <w:p w14:paraId="38F643F0" w14:textId="77777777" w:rsidR="00ED11DA" w:rsidRPr="00ED11DA" w:rsidRDefault="00ED11DA" w:rsidP="00ED11DA">
      <w:pPr>
        <w:numPr>
          <w:ilvl w:val="0"/>
          <w:numId w:val="88"/>
        </w:numPr>
      </w:pPr>
      <w:r w:rsidRPr="00ED11DA">
        <w:t>dummy encoding of missing values,</w:t>
      </w:r>
    </w:p>
    <w:p w14:paraId="5A991CA3" w14:textId="77777777" w:rsidR="00ED11DA" w:rsidRPr="00ED11DA" w:rsidRDefault="00ED11DA" w:rsidP="00ED11DA">
      <w:pPr>
        <w:numPr>
          <w:ilvl w:val="0"/>
          <w:numId w:val="88"/>
        </w:numPr>
      </w:pPr>
      <w:r w:rsidRPr="00ED11DA">
        <w:t>and decomposition of date fields into components such as month and quarter.</w:t>
      </w:r>
      <w:commentRangeEnd w:id="144"/>
      <w:r w:rsidR="000606B8">
        <w:rPr>
          <w:rStyle w:val="CommentReference"/>
          <w:rFonts w:eastAsia="Times New Roman" w:cs="Arial"/>
          <w:szCs w:val="20"/>
        </w:rPr>
        <w:commentReference w:id="144"/>
      </w:r>
    </w:p>
    <w:p w14:paraId="386D5F87" w14:textId="41E96574" w:rsidR="002C5E42" w:rsidRDefault="00ED11DA" w:rsidP="00ED11DA">
      <w:r w:rsidRPr="00ED11DA">
        <w:lastRenderedPageBreak/>
        <w:t>PCA was</w:t>
      </w:r>
      <w:r w:rsidR="00DD3659">
        <w:t xml:space="preserve"> then</w:t>
      </w:r>
      <w:r w:rsidRPr="00ED11DA">
        <w:t xml:space="preserve"> performed on both the full feature set and </w:t>
      </w:r>
      <w:r w:rsidR="00DD3659">
        <w:t xml:space="preserve">the </w:t>
      </w:r>
      <w:r w:rsidRPr="00ED11DA">
        <w:t xml:space="preserve">reduced key subset identified via EDA. </w:t>
      </w:r>
      <w:commentRangeStart w:id="145"/>
      <w:r w:rsidR="00E96FA3">
        <w:t>The key feature subset produced a single component explaining 95% variance, with loading magnitude dominated by a single categorical feature</w:t>
      </w:r>
      <w:ins w:id="146" w:author="Irene Tsapara" w:date="2025-06-26T13:36:00Z" w16du:dateUtc="2025-06-26T18:36:00Z">
        <w:r w:rsidR="000606B8">
          <w:t xml:space="preserve">, </w:t>
        </w:r>
        <w:proofErr w:type="spellStart"/>
        <w:r w:rsidR="000606B8">
          <w:rPr>
            <w:i/>
            <w:iCs/>
          </w:rPr>
          <w:t>businessstype_</w:t>
        </w:r>
        <w:r w:rsidR="000606B8" w:rsidRPr="00E96FA3">
          <w:rPr>
            <w:i/>
            <w:iCs/>
          </w:rPr>
          <w:t>freq</w:t>
        </w:r>
      </w:ins>
      <w:proofErr w:type="spellEnd"/>
      <w:del w:id="147" w:author="Irene Tsapara" w:date="2025-06-26T13:36:00Z" w16du:dateUtc="2025-06-26T18:36:00Z">
        <w:r w:rsidR="00E96FA3" w:rsidDel="000606B8">
          <w:delText xml:space="preserve"> </w:delText>
        </w:r>
        <w:r w:rsidR="00E96FA3" w:rsidDel="000606B8">
          <w:rPr>
            <w:i/>
            <w:iCs/>
          </w:rPr>
          <w:delText>businesstype_</w:delText>
        </w:r>
        <w:r w:rsidR="00E96FA3" w:rsidRPr="00E96FA3" w:rsidDel="000606B8">
          <w:rPr>
            <w:i/>
            <w:iCs/>
          </w:rPr>
          <w:delText>freq</w:delText>
        </w:r>
      </w:del>
      <w:r w:rsidR="00E96FA3">
        <w:rPr>
          <w:i/>
          <w:iCs/>
        </w:rPr>
        <w:t xml:space="preserve"> </w:t>
      </w:r>
      <w:r w:rsidR="00E96FA3">
        <w:t>(see Figure 15 below)</w:t>
      </w:r>
      <w:commentRangeEnd w:id="145"/>
      <w:r w:rsidR="000606B8">
        <w:rPr>
          <w:rStyle w:val="CommentReference"/>
          <w:rFonts w:eastAsia="Times New Roman" w:cs="Arial"/>
          <w:szCs w:val="20"/>
        </w:rPr>
        <w:commentReference w:id="145"/>
      </w:r>
      <w:r w:rsidR="00E96FA3">
        <w:rPr>
          <w:i/>
          <w:iCs/>
        </w:rPr>
        <w:t>.</w:t>
      </w:r>
      <w:r w:rsidR="00E96FA3">
        <w:t xml:space="preserve"> In contrast, the</w:t>
      </w:r>
      <w:r w:rsidRPr="00ED11DA">
        <w:t xml:space="preserve"> full feature set achieved 95% explained variance using three components, </w:t>
      </w:r>
      <w:r w:rsidR="00E96FA3">
        <w:t>with loading magnitude distributed across a more diverse feature set</w:t>
      </w:r>
      <w:r w:rsidR="002C5E42">
        <w:t xml:space="preserve">, as shown in </w:t>
      </w:r>
      <w:r w:rsidR="00DD3659">
        <w:t>F</w:t>
      </w:r>
      <w:r w:rsidR="002C5E42">
        <w:t>igure 1</w:t>
      </w:r>
      <w:r w:rsidR="00E96FA3">
        <w:t>6</w:t>
      </w:r>
      <w:r w:rsidR="002C5E42">
        <w:t xml:space="preserve"> below</w:t>
      </w:r>
      <w:r w:rsidRPr="00ED11DA">
        <w:t>.</w:t>
      </w:r>
      <w:r w:rsidR="00E001C7">
        <w:t xml:space="preserve"> Additionally, scatter plots of the three components derived from the full feature set </w:t>
      </w:r>
      <w:del w:id="148" w:author="Irene Tsapara" w:date="2025-06-26T13:37:00Z" w16du:dateUtc="2025-06-26T18:37:00Z">
        <w:r w:rsidR="00E001C7" w:rsidDel="000606B8">
          <w:delText>indicated</w:delText>
        </w:r>
      </w:del>
      <w:ins w:id="149" w:author="Irene Tsapara" w:date="2025-06-26T13:37:00Z" w16du:dateUtc="2025-06-26T18:37:00Z">
        <w:r w:rsidR="000606B8">
          <w:t>indicate</w:t>
        </w:r>
      </w:ins>
      <w:r w:rsidR="00E001C7">
        <w:t xml:space="preserve"> clear structures in the data; this was particularly evident when fraud labels were reintroduced (also in Figure 16 below).  </w:t>
      </w:r>
    </w:p>
    <w:p w14:paraId="76F1BC0A" w14:textId="77777777" w:rsidR="00E96FA3" w:rsidRPr="00E96FA3" w:rsidRDefault="00E96FA3" w:rsidP="00E96FA3">
      <w:pPr>
        <w:pStyle w:val="Caption"/>
        <w:spacing w:line="240" w:lineRule="auto"/>
        <w:rPr>
          <w:b/>
          <w:bCs/>
        </w:rPr>
      </w:pPr>
      <w:r w:rsidRPr="00E96FA3">
        <w:rPr>
          <w:b/>
          <w:bCs/>
        </w:rPr>
        <w:t xml:space="preserve">Figure </w:t>
      </w:r>
      <w:r w:rsidRPr="00E96FA3">
        <w:rPr>
          <w:b/>
          <w:bCs/>
        </w:rPr>
        <w:fldChar w:fldCharType="begin"/>
      </w:r>
      <w:r w:rsidRPr="00E96FA3">
        <w:rPr>
          <w:b/>
          <w:bCs/>
        </w:rPr>
        <w:instrText xml:space="preserve"> SEQ Figure \* ARABIC </w:instrText>
      </w:r>
      <w:r w:rsidRPr="00E96FA3">
        <w:rPr>
          <w:b/>
          <w:bCs/>
        </w:rPr>
        <w:fldChar w:fldCharType="separate"/>
      </w:r>
      <w:r w:rsidRPr="00E96FA3">
        <w:rPr>
          <w:b/>
          <w:bCs/>
          <w:noProof/>
        </w:rPr>
        <w:t>15</w:t>
      </w:r>
      <w:r w:rsidRPr="00E96FA3">
        <w:rPr>
          <w:b/>
          <w:bCs/>
        </w:rPr>
        <w:fldChar w:fldCharType="end"/>
      </w:r>
      <w:r w:rsidRPr="00E96FA3">
        <w:rPr>
          <w:b/>
          <w:bCs/>
        </w:rPr>
        <w:t xml:space="preserve"> </w:t>
      </w:r>
    </w:p>
    <w:p w14:paraId="0CA763F6" w14:textId="7F54E568" w:rsidR="00E96FA3" w:rsidRPr="00E96FA3" w:rsidRDefault="00E96FA3" w:rsidP="00E96FA3">
      <w:pPr>
        <w:pStyle w:val="Caption"/>
        <w:spacing w:line="240" w:lineRule="auto"/>
        <w:rPr>
          <w:i/>
          <w:iCs w:val="0"/>
        </w:rPr>
      </w:pPr>
      <w:r w:rsidRPr="00E96FA3">
        <w:rPr>
          <w:i/>
          <w:iCs w:val="0"/>
        </w:rPr>
        <w:t>PCA Loading Magnitude, Key Feature Subset</w:t>
      </w:r>
    </w:p>
    <w:p w14:paraId="3E076F39" w14:textId="216E3D30" w:rsidR="00E96FA3" w:rsidRDefault="00E96FA3" w:rsidP="00ED11DA">
      <w:r>
        <w:rPr>
          <w:noProof/>
        </w:rPr>
        <w:drawing>
          <wp:inline distT="0" distB="0" distL="0" distR="0" wp14:anchorId="1D2E1D0D" wp14:editId="32F379D1">
            <wp:extent cx="5943600" cy="3545727"/>
            <wp:effectExtent l="0" t="0" r="0" b="0"/>
            <wp:docPr id="1454058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58526" name="Picture 3"/>
                    <pic:cNvPicPr/>
                  </pic:nvPicPr>
                  <pic:blipFill>
                    <a:blip r:embed="rId31">
                      <a:extLst>
                        <a:ext uri="{28A0092B-C50C-407E-A947-70E740481C1C}">
                          <a14:useLocalDpi xmlns:a14="http://schemas.microsoft.com/office/drawing/2010/main" val="0"/>
                        </a:ext>
                      </a:extLst>
                    </a:blip>
                    <a:stretch>
                      <a:fillRect/>
                    </a:stretch>
                  </pic:blipFill>
                  <pic:spPr>
                    <a:xfrm>
                      <a:off x="0" y="0"/>
                      <a:ext cx="5943600" cy="3545727"/>
                    </a:xfrm>
                    <a:prstGeom prst="rect">
                      <a:avLst/>
                    </a:prstGeom>
                  </pic:spPr>
                </pic:pic>
              </a:graphicData>
            </a:graphic>
          </wp:inline>
        </w:drawing>
      </w:r>
    </w:p>
    <w:p w14:paraId="0562060A" w14:textId="77777777" w:rsidR="00E001C7" w:rsidRDefault="00E001C7" w:rsidP="002C5E42">
      <w:pPr>
        <w:pStyle w:val="Caption"/>
        <w:spacing w:line="240" w:lineRule="auto"/>
        <w:rPr>
          <w:b/>
          <w:bCs/>
        </w:rPr>
      </w:pPr>
    </w:p>
    <w:p w14:paraId="1F66875E" w14:textId="77777777" w:rsidR="00E001C7" w:rsidRDefault="00E001C7" w:rsidP="002C5E42">
      <w:pPr>
        <w:pStyle w:val="Caption"/>
        <w:spacing w:line="240" w:lineRule="auto"/>
        <w:rPr>
          <w:b/>
          <w:bCs/>
        </w:rPr>
      </w:pPr>
    </w:p>
    <w:p w14:paraId="04A0B919" w14:textId="77777777" w:rsidR="00E001C7" w:rsidRDefault="00E001C7" w:rsidP="002C5E42">
      <w:pPr>
        <w:pStyle w:val="Caption"/>
        <w:spacing w:line="240" w:lineRule="auto"/>
        <w:rPr>
          <w:b/>
          <w:bCs/>
        </w:rPr>
      </w:pPr>
    </w:p>
    <w:p w14:paraId="3035E87F" w14:textId="77777777" w:rsidR="00E001C7" w:rsidRDefault="00E001C7" w:rsidP="002C5E42">
      <w:pPr>
        <w:pStyle w:val="Caption"/>
        <w:spacing w:line="240" w:lineRule="auto"/>
        <w:rPr>
          <w:b/>
          <w:bCs/>
        </w:rPr>
      </w:pPr>
    </w:p>
    <w:p w14:paraId="6EA5DA8D" w14:textId="77777777" w:rsidR="00E001C7" w:rsidRDefault="00E001C7" w:rsidP="002C5E42">
      <w:pPr>
        <w:pStyle w:val="Caption"/>
        <w:spacing w:line="240" w:lineRule="auto"/>
        <w:rPr>
          <w:b/>
          <w:bCs/>
        </w:rPr>
      </w:pPr>
    </w:p>
    <w:p w14:paraId="7EA4B900" w14:textId="77777777" w:rsidR="00E001C7" w:rsidRDefault="00E001C7" w:rsidP="002C5E42">
      <w:pPr>
        <w:pStyle w:val="Caption"/>
        <w:spacing w:line="240" w:lineRule="auto"/>
        <w:rPr>
          <w:b/>
          <w:bCs/>
        </w:rPr>
      </w:pPr>
    </w:p>
    <w:p w14:paraId="098AE5B4" w14:textId="6BBE4D34" w:rsidR="002C5E42" w:rsidRPr="002C5E42" w:rsidRDefault="002C5E42" w:rsidP="002C5E42">
      <w:pPr>
        <w:pStyle w:val="Caption"/>
        <w:spacing w:line="240" w:lineRule="auto"/>
        <w:rPr>
          <w:b/>
          <w:bCs/>
        </w:rPr>
      </w:pPr>
      <w:r w:rsidRPr="002C5E42">
        <w:rPr>
          <w:b/>
          <w:bCs/>
        </w:rPr>
        <w:lastRenderedPageBreak/>
        <w:t xml:space="preserve">Figure </w:t>
      </w:r>
      <w:r w:rsidRPr="002C5E42">
        <w:rPr>
          <w:b/>
          <w:bCs/>
        </w:rPr>
        <w:fldChar w:fldCharType="begin"/>
      </w:r>
      <w:r w:rsidRPr="002C5E42">
        <w:rPr>
          <w:b/>
          <w:bCs/>
        </w:rPr>
        <w:instrText xml:space="preserve"> SEQ Figure \* ARABIC </w:instrText>
      </w:r>
      <w:r w:rsidRPr="002C5E42">
        <w:rPr>
          <w:b/>
          <w:bCs/>
        </w:rPr>
        <w:fldChar w:fldCharType="separate"/>
      </w:r>
      <w:r w:rsidR="00E96FA3">
        <w:rPr>
          <w:b/>
          <w:bCs/>
          <w:noProof/>
        </w:rPr>
        <w:t>16</w:t>
      </w:r>
      <w:r w:rsidRPr="002C5E42">
        <w:rPr>
          <w:b/>
          <w:bCs/>
        </w:rPr>
        <w:fldChar w:fldCharType="end"/>
      </w:r>
      <w:r w:rsidRPr="002C5E42">
        <w:rPr>
          <w:b/>
          <w:bCs/>
        </w:rPr>
        <w:t xml:space="preserve"> </w:t>
      </w:r>
    </w:p>
    <w:p w14:paraId="080B2CE0" w14:textId="54D4FA15" w:rsidR="002C5E42" w:rsidRPr="002C5E42" w:rsidRDefault="002C5E42" w:rsidP="002C5E42">
      <w:pPr>
        <w:pStyle w:val="Caption"/>
        <w:spacing w:line="240" w:lineRule="auto"/>
        <w:rPr>
          <w:i/>
          <w:iCs w:val="0"/>
        </w:rPr>
      </w:pPr>
      <w:r w:rsidRPr="002C5E42">
        <w:rPr>
          <w:i/>
          <w:iCs w:val="0"/>
        </w:rPr>
        <w:t>PCA Projection Scatterplot and Feature Loadings (Full Set, 3Components)</w:t>
      </w:r>
    </w:p>
    <w:p w14:paraId="74B5A670" w14:textId="00C5B364" w:rsidR="00ED11DA" w:rsidRDefault="002C5E42" w:rsidP="00ED11DA">
      <w:commentRangeStart w:id="150"/>
      <w:r>
        <w:rPr>
          <w:noProof/>
        </w:rPr>
        <w:drawing>
          <wp:inline distT="0" distB="0" distL="0" distR="0" wp14:anchorId="7B8C54B5" wp14:editId="31474605">
            <wp:extent cx="5943600" cy="4039235"/>
            <wp:effectExtent l="0" t="0" r="0" b="0"/>
            <wp:docPr id="7223418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41813" name="Picture 722341813"/>
                    <pic:cNvPicPr/>
                  </pic:nvPicPr>
                  <pic:blipFill>
                    <a:blip r:embed="rId32">
                      <a:extLst>
                        <a:ext uri="{28A0092B-C50C-407E-A947-70E740481C1C}">
                          <a14:useLocalDpi xmlns:a14="http://schemas.microsoft.com/office/drawing/2010/main" val="0"/>
                        </a:ext>
                      </a:extLst>
                    </a:blip>
                    <a:stretch>
                      <a:fillRect/>
                    </a:stretch>
                  </pic:blipFill>
                  <pic:spPr>
                    <a:xfrm>
                      <a:off x="0" y="0"/>
                      <a:ext cx="5943600" cy="4039235"/>
                    </a:xfrm>
                    <a:prstGeom prst="rect">
                      <a:avLst/>
                    </a:prstGeom>
                  </pic:spPr>
                </pic:pic>
              </a:graphicData>
            </a:graphic>
          </wp:inline>
        </w:drawing>
      </w:r>
      <w:commentRangeEnd w:id="150"/>
      <w:r w:rsidR="000606B8">
        <w:rPr>
          <w:rStyle w:val="CommentReference"/>
          <w:rFonts w:eastAsia="Times New Roman" w:cs="Arial"/>
          <w:szCs w:val="20"/>
        </w:rPr>
        <w:commentReference w:id="150"/>
      </w:r>
    </w:p>
    <w:p w14:paraId="664B83C4" w14:textId="58FCFAEB" w:rsidR="008D3238" w:rsidRDefault="00B76F9C" w:rsidP="00B76F9C">
      <w:pPr>
        <w:pStyle w:val="Heading3"/>
      </w:pPr>
      <w:r>
        <w:t>Unsupervised Learning (Clustering Phase)</w:t>
      </w:r>
    </w:p>
    <w:p w14:paraId="1799CA4B" w14:textId="3A335461" w:rsidR="00457802" w:rsidRPr="00457802" w:rsidRDefault="00457802" w:rsidP="00457802">
      <w:pPr>
        <w:ind w:firstLine="720"/>
      </w:pPr>
      <w:r w:rsidRPr="00457802">
        <w:t xml:space="preserve">The unsupervised phase of the analysis </w:t>
      </w:r>
      <w:del w:id="151" w:author="Irene Tsapara" w:date="2025-06-26T13:38:00Z" w16du:dateUtc="2025-06-26T18:38:00Z">
        <w:r w:rsidRPr="00457802" w:rsidDel="000606B8">
          <w:delText>applied three clustering algorithms</w:delText>
        </w:r>
        <w:r w:rsidDel="000606B8">
          <w:delText xml:space="preserve">, </w:delText>
        </w:r>
        <w:r w:rsidRPr="00457802" w:rsidDel="000606B8">
          <w:delText>K-Means, Agglomerative Hierarchical Clustering, and DBSCAN</w:delText>
        </w:r>
        <w:r w:rsidDel="000606B8">
          <w:delText xml:space="preserve">, </w:delText>
        </w:r>
      </w:del>
      <w:ins w:id="152" w:author="Irene Tsapara" w:date="2025-06-26T13:38:00Z" w16du:dateUtc="2025-06-26T18:38:00Z">
        <w:r w:rsidR="000606B8">
          <w:t>employed three clustering algorithms —K-Means, Agglomerative Hierarchical Clustering, and DBSCAN —</w:t>
        </w:r>
      </w:ins>
      <w:r w:rsidRPr="00457802">
        <w:t>to identify structural patterns and potential anomalies within the PPP loan dataset. Clustering was conducted on two versions of the feature matrix: the full uncompressed feature set (</w:t>
      </w:r>
      <w:proofErr w:type="spellStart"/>
      <w:r w:rsidRPr="00457802">
        <w:rPr>
          <w:i/>
          <w:iCs/>
        </w:rPr>
        <w:t>X_all_no_pca</w:t>
      </w:r>
      <w:proofErr w:type="spellEnd"/>
      <w:r w:rsidRPr="00457802">
        <w:t>) and a PCA-reduced variant (</w:t>
      </w:r>
      <w:r w:rsidRPr="00457802">
        <w:rPr>
          <w:i/>
          <w:iCs/>
        </w:rPr>
        <w:t>X_all_pca_3</w:t>
      </w:r>
      <w:r w:rsidRPr="00457802">
        <w:t>), in which the number of components was selected to preserve approximately 95% of the variance in the original features.</w:t>
      </w:r>
    </w:p>
    <w:p w14:paraId="01F26CBA" w14:textId="0835064E" w:rsidR="00457802" w:rsidRPr="00457802" w:rsidRDefault="00457802" w:rsidP="00457802">
      <w:pPr>
        <w:ind w:firstLine="720"/>
      </w:pPr>
      <w:r w:rsidRPr="00457802">
        <w:t xml:space="preserve">To evaluate the influence of feature dimensionality on clustering quality, both versions were subjected to </w:t>
      </w:r>
      <w:del w:id="153" w:author="Irene Tsapara" w:date="2025-06-26T13:39:00Z" w16du:dateUtc="2025-06-26T18:39:00Z">
        <w:r w:rsidRPr="00457802" w:rsidDel="000606B8">
          <w:delText>systematic hyperparameter exploration</w:delText>
        </w:r>
      </w:del>
      <w:ins w:id="154" w:author="Irene Tsapara" w:date="2025-06-26T13:39:00Z" w16du:dateUtc="2025-06-26T18:39:00Z">
        <w:r w:rsidR="000606B8">
          <w:t xml:space="preserve">a systematic exploration of </w:t>
        </w:r>
        <w:r w:rsidR="000606B8">
          <w:lastRenderedPageBreak/>
          <w:t>hyperparameters</w:t>
        </w:r>
      </w:ins>
      <w:r w:rsidRPr="00457802">
        <w:t>. Parameters were defined in structured JSON configuration files, functioning as a manual grid search by systematically passing all combinations into the pipeline for sequential execution. This approach supported reproducibility while allowing flexibility across multiple parameter ranges.</w:t>
      </w:r>
    </w:p>
    <w:p w14:paraId="4C41C801" w14:textId="412A46E4" w:rsidR="00457802" w:rsidRPr="00457802" w:rsidRDefault="00457802" w:rsidP="00457802">
      <w:pPr>
        <w:ind w:firstLine="720"/>
      </w:pPr>
      <w:commentRangeStart w:id="155"/>
      <w:r w:rsidRPr="00457802">
        <w:t>K-Means and Agglomerative Clustering were each evaluated over a series of cluster counts (</w:t>
      </w:r>
      <w:r>
        <w:rPr>
          <w:i/>
          <w:iCs/>
        </w:rPr>
        <w:t>k</w:t>
      </w:r>
      <w:r w:rsidRPr="00457802">
        <w:t xml:space="preserve"> = 2–10 for K-Means; 2–6 for Hierarchical). DBSCAN was tested using combinations of </w:t>
      </w:r>
      <w:r w:rsidR="00A13794">
        <w:rPr>
          <w:rFonts w:cs="Times New Roman"/>
        </w:rPr>
        <w:t>ε</w:t>
      </w:r>
      <w:r w:rsidRPr="00457802">
        <w:t xml:space="preserve"> values ranging from 0.3 to 1.3 and </w:t>
      </w:r>
      <w:proofErr w:type="spellStart"/>
      <w:r w:rsidRPr="00457802">
        <w:t>min_samples</w:t>
      </w:r>
      <w:proofErr w:type="spellEnd"/>
      <w:r w:rsidRPr="00457802">
        <w:t xml:space="preserve"> values from 3 to 15.</w:t>
      </w:r>
      <w:commentRangeEnd w:id="155"/>
      <w:r w:rsidR="005A35E9">
        <w:rPr>
          <w:rStyle w:val="CommentReference"/>
          <w:rFonts w:eastAsia="Times New Roman" w:cs="Arial"/>
          <w:szCs w:val="20"/>
        </w:rPr>
        <w:commentReference w:id="155"/>
      </w:r>
      <w:r w:rsidRPr="00457802">
        <w:t xml:space="preserve"> All clustering operations were executed using GPU-accelerated RAPIDS </w:t>
      </w:r>
      <w:proofErr w:type="spellStart"/>
      <w:r w:rsidRPr="00457802">
        <w:t>cuML</w:t>
      </w:r>
      <w:proofErr w:type="spellEnd"/>
      <w:r w:rsidRPr="00457802">
        <w:t xml:space="preserve"> implementations to ensure efficient processing across the high-dimensional feature spaces.</w:t>
      </w:r>
    </w:p>
    <w:p w14:paraId="12A29D31" w14:textId="77777777" w:rsidR="00457802" w:rsidRPr="00457802" w:rsidRDefault="00457802" w:rsidP="00457802">
      <w:commentRangeStart w:id="156"/>
      <w:r w:rsidRPr="00457802">
        <w:t>Cluster quality was assessed using two metrics:</w:t>
      </w:r>
    </w:p>
    <w:p w14:paraId="03752E95" w14:textId="2BE727A4" w:rsidR="00457802" w:rsidRPr="00457802" w:rsidRDefault="00457802" w:rsidP="00457802">
      <w:pPr>
        <w:numPr>
          <w:ilvl w:val="0"/>
          <w:numId w:val="91"/>
        </w:numPr>
      </w:pPr>
      <w:r w:rsidRPr="00457802">
        <w:t>Silhouette Score</w:t>
      </w:r>
      <w:r w:rsidRPr="002C5E42">
        <w:t>:</w:t>
      </w:r>
      <w:r w:rsidRPr="00457802">
        <w:t xml:space="preserve"> to evaluate intra-cluster cohesion and inter-cluster separation,</w:t>
      </w:r>
    </w:p>
    <w:p w14:paraId="4188AC12" w14:textId="3AD96456" w:rsidR="00457802" w:rsidRPr="00457802" w:rsidRDefault="00457802" w:rsidP="00457802">
      <w:pPr>
        <w:numPr>
          <w:ilvl w:val="0"/>
          <w:numId w:val="91"/>
        </w:numPr>
      </w:pPr>
      <w:r w:rsidRPr="00457802">
        <w:t>Davies-Bouldin Index (DBI)</w:t>
      </w:r>
      <w:r w:rsidRPr="002C5E42">
        <w:t>:</w:t>
      </w:r>
      <w:r w:rsidRPr="00457802">
        <w:t xml:space="preserve"> to assess average similarity between clusters.</w:t>
      </w:r>
      <w:commentRangeEnd w:id="156"/>
      <w:r w:rsidR="005A35E9">
        <w:rPr>
          <w:rStyle w:val="CommentReference"/>
          <w:rFonts w:eastAsia="Times New Roman" w:cs="Arial"/>
          <w:szCs w:val="20"/>
        </w:rPr>
        <w:commentReference w:id="156"/>
      </w:r>
    </w:p>
    <w:p w14:paraId="6F751028" w14:textId="657AC5E3" w:rsidR="00457802" w:rsidRPr="00457802" w:rsidRDefault="00457802" w:rsidP="00457802">
      <w:pPr>
        <w:ind w:firstLine="360"/>
      </w:pPr>
      <w:r w:rsidRPr="00457802">
        <w:t>Across all algorithms and configurations, clustering on the non-PCA feature space (</w:t>
      </w:r>
      <w:proofErr w:type="spellStart"/>
      <w:r w:rsidRPr="00457802">
        <w:rPr>
          <w:i/>
          <w:iCs/>
        </w:rPr>
        <w:t>X_all_no_pca</w:t>
      </w:r>
      <w:proofErr w:type="spellEnd"/>
      <w:r w:rsidRPr="00457802">
        <w:t xml:space="preserve">) consistently outperformed the PCA-reduced variant, yielding better cohesion and separation as measured by both metrics. Accordingly, clustering results from </w:t>
      </w:r>
      <w:proofErr w:type="spellStart"/>
      <w:r w:rsidRPr="00457802">
        <w:rPr>
          <w:i/>
          <w:iCs/>
        </w:rPr>
        <w:t>X_all_no_pca</w:t>
      </w:r>
      <w:proofErr w:type="spellEnd"/>
      <w:r w:rsidRPr="00457802">
        <w:t xml:space="preserve"> were selected for inclusion in the supervised modeling pipeline.</w:t>
      </w:r>
      <w:r>
        <w:t xml:space="preserve"> </w:t>
      </w:r>
      <w:r w:rsidRPr="00457802">
        <w:t>The final cluster-derived variables were:</w:t>
      </w:r>
    </w:p>
    <w:p w14:paraId="78F9B82D" w14:textId="7F8F0514" w:rsidR="00457802" w:rsidRPr="00457802" w:rsidRDefault="00457802" w:rsidP="00457802">
      <w:pPr>
        <w:numPr>
          <w:ilvl w:val="0"/>
          <w:numId w:val="92"/>
        </w:numPr>
      </w:pPr>
      <w:r w:rsidRPr="00457802">
        <w:rPr>
          <w:i/>
          <w:iCs/>
        </w:rPr>
        <w:t>kmeans_full_n2</w:t>
      </w:r>
      <w:r w:rsidRPr="00457802">
        <w:t>: K-Means cluster labels (</w:t>
      </w:r>
      <w:r>
        <w:rPr>
          <w:i/>
          <w:iCs/>
        </w:rPr>
        <w:t>k</w:t>
      </w:r>
      <w:r w:rsidRPr="00457802">
        <w:t xml:space="preserve"> = 2)</w:t>
      </w:r>
    </w:p>
    <w:p w14:paraId="1F1B9B0C" w14:textId="11382FA1" w:rsidR="00457802" w:rsidRPr="00457802" w:rsidRDefault="00457802" w:rsidP="00457802">
      <w:pPr>
        <w:numPr>
          <w:ilvl w:val="0"/>
          <w:numId w:val="92"/>
        </w:numPr>
      </w:pPr>
      <w:r w:rsidRPr="00457802">
        <w:rPr>
          <w:i/>
          <w:iCs/>
        </w:rPr>
        <w:t>hier_full_n2</w:t>
      </w:r>
      <w:r w:rsidRPr="00457802">
        <w:t>: Agglomerative cluster labels (</w:t>
      </w:r>
      <w:r>
        <w:rPr>
          <w:i/>
          <w:iCs/>
        </w:rPr>
        <w:t>k</w:t>
      </w:r>
      <w:r w:rsidRPr="00457802">
        <w:t xml:space="preserve"> = 2)</w:t>
      </w:r>
    </w:p>
    <w:p w14:paraId="0117E937" w14:textId="0E6D0A69" w:rsidR="00457802" w:rsidRPr="00457802" w:rsidRDefault="00457802" w:rsidP="00457802">
      <w:pPr>
        <w:numPr>
          <w:ilvl w:val="0"/>
          <w:numId w:val="92"/>
        </w:numPr>
      </w:pPr>
      <w:r w:rsidRPr="00457802">
        <w:rPr>
          <w:i/>
          <w:iCs/>
        </w:rPr>
        <w:t>dbscan_full_e07_m10_noise</w:t>
      </w:r>
      <w:r w:rsidRPr="00457802">
        <w:t>: DBSCAN noise indicator (</w:t>
      </w:r>
      <w:r w:rsidR="00A13794">
        <w:rPr>
          <w:rFonts w:cs="Times New Roman"/>
        </w:rPr>
        <w:t>ε</w:t>
      </w:r>
      <w:r w:rsidRPr="00457802">
        <w:t xml:space="preserve"> = 0.7, </w:t>
      </w:r>
      <w:proofErr w:type="spellStart"/>
      <w:r w:rsidRPr="00457802">
        <w:t>min_samples</w:t>
      </w:r>
      <w:proofErr w:type="spellEnd"/>
      <w:r w:rsidRPr="00457802">
        <w:t xml:space="preserve"> = 10, with 1 representing detected outliers)</w:t>
      </w:r>
    </w:p>
    <w:p w14:paraId="0D5A8BE5" w14:textId="77777777" w:rsidR="00457802" w:rsidRPr="00457802" w:rsidRDefault="00457802" w:rsidP="00457802">
      <w:r w:rsidRPr="00457802">
        <w:t>These outputs were appended to the main training dataset as engineered features and subsequently used to enhance classification in the semi-supervised learning phase.</w:t>
      </w:r>
    </w:p>
    <w:p w14:paraId="3E14CD2F" w14:textId="475DC57D" w:rsidR="00C243DC" w:rsidRDefault="003C47C9" w:rsidP="00C243DC">
      <w:pPr>
        <w:pStyle w:val="Heading3"/>
      </w:pPr>
      <w:r>
        <w:lastRenderedPageBreak/>
        <w:t>Supervised Classification</w:t>
      </w:r>
    </w:p>
    <w:p w14:paraId="7493B19B" w14:textId="7682A29D" w:rsidR="003C47C9" w:rsidRDefault="003C47C9" w:rsidP="007D4DF0">
      <w:pPr>
        <w:ind w:firstLine="720"/>
      </w:pPr>
      <w:r w:rsidRPr="003C47C9">
        <w:t xml:space="preserve">Following unsupervised clustering, supervised classification was employed to test the predictive power of hybrid models that combined raw PPP loan features with clustering-derived variables. This approach aligned directly with Research Question 2 and Hypothesis 2, which tested whether model combinations incorporating unsupervised </w:t>
      </w:r>
      <w:ins w:id="157" w:author="Irene Tsapara" w:date="2025-06-26T13:43:00Z" w16du:dateUtc="2025-06-26T18:43:00Z">
        <w:r w:rsidR="005A35E9">
          <w:t xml:space="preserve">learning </w:t>
        </w:r>
      </w:ins>
      <w:r w:rsidR="002C0B1F">
        <w:t>improved fraud detection accuracy</w:t>
      </w:r>
      <w:r w:rsidRPr="003C47C9">
        <w:t>.</w:t>
      </w:r>
      <w:r>
        <w:t xml:space="preserve"> </w:t>
      </w:r>
    </w:p>
    <w:p w14:paraId="493E542B" w14:textId="4671744B" w:rsidR="007D4DF0" w:rsidRDefault="007D4DF0" w:rsidP="007D4DF0">
      <w:pPr>
        <w:ind w:firstLine="720"/>
      </w:pPr>
      <w:r w:rsidRPr="007D4DF0">
        <w:t>All models were trained on the non-PCA full feature set (</w:t>
      </w:r>
      <w:proofErr w:type="spellStart"/>
      <w:r w:rsidRPr="007D4DF0">
        <w:rPr>
          <w:i/>
          <w:iCs/>
        </w:rPr>
        <w:t>X_all_no_pca</w:t>
      </w:r>
      <w:proofErr w:type="spellEnd"/>
      <w:r w:rsidRPr="007D4DF0">
        <w:t>), selected based on earlier evidence that clustering performed more effectively on the uncompressed version of the data. The dataset was augmented with three clustering-derived variables:</w:t>
      </w:r>
    </w:p>
    <w:p w14:paraId="18524934" w14:textId="3A1587F1" w:rsidR="007D4DF0" w:rsidRPr="007D4DF0" w:rsidRDefault="007D4DF0" w:rsidP="007D4DF0">
      <w:pPr>
        <w:pStyle w:val="ListParagraph"/>
        <w:numPr>
          <w:ilvl w:val="0"/>
          <w:numId w:val="93"/>
        </w:numPr>
      </w:pPr>
      <w:r w:rsidRPr="007D4DF0">
        <w:rPr>
          <w:i/>
          <w:iCs/>
        </w:rPr>
        <w:t>kmeans_full_n2</w:t>
      </w:r>
      <w:r w:rsidRPr="007D4DF0">
        <w:t>: K-Means cluster labels (</w:t>
      </w:r>
      <w:r w:rsidRPr="007D4DF0">
        <w:rPr>
          <w:i/>
          <w:iCs/>
        </w:rPr>
        <w:t>k</w:t>
      </w:r>
      <w:r w:rsidRPr="007D4DF0">
        <w:t>=2)</w:t>
      </w:r>
    </w:p>
    <w:p w14:paraId="27CF1AF8" w14:textId="40921BA1" w:rsidR="007D4DF0" w:rsidRPr="007D4DF0" w:rsidRDefault="007D4DF0" w:rsidP="007D4DF0">
      <w:pPr>
        <w:pStyle w:val="ListParagraph"/>
        <w:numPr>
          <w:ilvl w:val="0"/>
          <w:numId w:val="93"/>
        </w:numPr>
      </w:pPr>
      <w:r w:rsidRPr="007D4DF0">
        <w:rPr>
          <w:i/>
          <w:iCs/>
        </w:rPr>
        <w:t>hier_full_n2</w:t>
      </w:r>
      <w:r w:rsidRPr="007D4DF0">
        <w:t>: Agglomerative cluster labels (</w:t>
      </w:r>
      <w:r>
        <w:rPr>
          <w:i/>
          <w:iCs/>
        </w:rPr>
        <w:t>k</w:t>
      </w:r>
      <w:r w:rsidRPr="007D4DF0">
        <w:t>=2)</w:t>
      </w:r>
    </w:p>
    <w:p w14:paraId="22647475" w14:textId="2A22D59E" w:rsidR="007D4DF0" w:rsidRDefault="007D4DF0" w:rsidP="007D4DF0">
      <w:pPr>
        <w:pStyle w:val="ListParagraph"/>
        <w:numPr>
          <w:ilvl w:val="0"/>
          <w:numId w:val="93"/>
        </w:numPr>
      </w:pPr>
      <w:r w:rsidRPr="007D4DF0">
        <w:rPr>
          <w:i/>
          <w:iCs/>
        </w:rPr>
        <w:t>dbscan_full_e07_m10_noise</w:t>
      </w:r>
      <w:r w:rsidRPr="007D4DF0">
        <w:t>: Binary indicator for DBSCAN outlier status (1 = outlier)</w:t>
      </w:r>
    </w:p>
    <w:p w14:paraId="66EA6667" w14:textId="77777777" w:rsidR="007D4DF0" w:rsidRPr="007D4DF0" w:rsidRDefault="007D4DF0" w:rsidP="007D4DF0">
      <w:r>
        <w:t xml:space="preserve">These engineered features captured structural insights uncovered during unsupervised learning and were injected into the supervised learning pipeline as additional predictors. The binary target variable </w:t>
      </w:r>
      <w:proofErr w:type="spellStart"/>
      <w:r w:rsidRPr="007D4DF0">
        <w:rPr>
          <w:i/>
          <w:iCs/>
        </w:rPr>
        <w:t>is_fraudulent</w:t>
      </w:r>
      <w:proofErr w:type="spellEnd"/>
      <w:r>
        <w:t xml:space="preserve"> was appended from the labeled set of 301 known fraud cases identified via DOJ, SBA OIG, and PRAC datasets. Each classification model was evaluated using a 70/30 stratified train-test split, repeated across five random seeds (42, 52, 62, 72, 82) to assess variability and robustness. SMOTE was applied to the training data in each fold to address the severe class imbalance, with known fraud cases representing less than 0.05% of the population. </w:t>
      </w:r>
      <w:r w:rsidRPr="007D4DF0">
        <w:t>The following classification algorithms were tested:</w:t>
      </w:r>
    </w:p>
    <w:p w14:paraId="496778D3" w14:textId="77777777" w:rsidR="007D4DF0" w:rsidRPr="007D4DF0" w:rsidRDefault="007D4DF0" w:rsidP="007D4DF0">
      <w:pPr>
        <w:numPr>
          <w:ilvl w:val="0"/>
          <w:numId w:val="98"/>
        </w:numPr>
      </w:pPr>
      <w:r w:rsidRPr="007D4DF0">
        <w:t>Logistic Regression</w:t>
      </w:r>
    </w:p>
    <w:p w14:paraId="219316B6" w14:textId="77777777" w:rsidR="007D4DF0" w:rsidRPr="007D4DF0" w:rsidRDefault="007D4DF0" w:rsidP="007D4DF0">
      <w:pPr>
        <w:numPr>
          <w:ilvl w:val="0"/>
          <w:numId w:val="98"/>
        </w:numPr>
      </w:pPr>
      <w:r w:rsidRPr="007D4DF0">
        <w:t>Support Vector Machine (SVM)</w:t>
      </w:r>
    </w:p>
    <w:p w14:paraId="22DB18B7" w14:textId="77777777" w:rsidR="007D4DF0" w:rsidRPr="007D4DF0" w:rsidRDefault="007D4DF0" w:rsidP="007D4DF0">
      <w:pPr>
        <w:numPr>
          <w:ilvl w:val="0"/>
          <w:numId w:val="98"/>
        </w:numPr>
      </w:pPr>
      <w:r w:rsidRPr="007D4DF0">
        <w:t>Random Forest</w:t>
      </w:r>
    </w:p>
    <w:p w14:paraId="4A4FDABA" w14:textId="77777777" w:rsidR="007D4DF0" w:rsidRPr="007D4DF0" w:rsidRDefault="007D4DF0" w:rsidP="007D4DF0">
      <w:pPr>
        <w:numPr>
          <w:ilvl w:val="0"/>
          <w:numId w:val="98"/>
        </w:numPr>
      </w:pPr>
      <w:proofErr w:type="spellStart"/>
      <w:r w:rsidRPr="007D4DF0">
        <w:lastRenderedPageBreak/>
        <w:t>XGBoost</w:t>
      </w:r>
      <w:proofErr w:type="spellEnd"/>
    </w:p>
    <w:p w14:paraId="7486FEE3" w14:textId="77777777" w:rsidR="007D4DF0" w:rsidRPr="007D4DF0" w:rsidRDefault="007D4DF0" w:rsidP="007D4DF0">
      <w:pPr>
        <w:numPr>
          <w:ilvl w:val="0"/>
          <w:numId w:val="98"/>
        </w:numPr>
      </w:pPr>
      <w:r w:rsidRPr="007D4DF0">
        <w:t>Neural Network (</w:t>
      </w:r>
      <w:proofErr w:type="spellStart"/>
      <w:r w:rsidRPr="007D4DF0">
        <w:t>Keras</w:t>
      </w:r>
      <w:proofErr w:type="spellEnd"/>
      <w:r w:rsidRPr="007D4DF0">
        <w:t>/TensorFlow)</w:t>
      </w:r>
    </w:p>
    <w:p w14:paraId="79ED4B30" w14:textId="77777777" w:rsidR="007D4DF0" w:rsidRDefault="007D4DF0" w:rsidP="007D4DF0">
      <w:pPr>
        <w:numPr>
          <w:ilvl w:val="0"/>
          <w:numId w:val="98"/>
        </w:numPr>
      </w:pPr>
      <w:r w:rsidRPr="007D4DF0">
        <w:t>Gaussian Naïve Bayes</w:t>
      </w:r>
    </w:p>
    <w:p w14:paraId="043F6D41" w14:textId="77777777" w:rsidR="00EE5302" w:rsidRPr="00EE5302" w:rsidRDefault="007D4DF0" w:rsidP="00EE5302">
      <w:r w:rsidRPr="007D4DF0">
        <w:t>Each model was paired with one or more clustering-derived features to form distinct experimental configurations (e.g., K</w:t>
      </w:r>
      <w:r>
        <w:t>-</w:t>
      </w:r>
      <w:r w:rsidRPr="007D4DF0">
        <w:t xml:space="preserve">Means </w:t>
      </w:r>
      <w:r>
        <w:t>+</w:t>
      </w:r>
      <w:r w:rsidRPr="007D4DF0">
        <w:t xml:space="preserve"> Random Forest, DBSCAN </w:t>
      </w:r>
      <w:r>
        <w:t>+</w:t>
      </w:r>
      <w:r w:rsidRPr="007D4DF0">
        <w:t xml:space="preserve"> SVM, Hierarchical + </w:t>
      </w:r>
      <w:proofErr w:type="spellStart"/>
      <w:r w:rsidRPr="007D4DF0">
        <w:t>XGBoost</w:t>
      </w:r>
      <w:proofErr w:type="spellEnd"/>
      <w:r w:rsidRPr="007D4DF0">
        <w:t>). A total of 240 model runs were executed, each representing a unique combination of model, clustering-derived variable(s), and random seed.</w:t>
      </w:r>
      <w:r w:rsidR="00EE5302">
        <w:t xml:space="preserve"> </w:t>
      </w:r>
      <w:r w:rsidR="00EE5302" w:rsidRPr="00EE5302">
        <w:t>Model performance was evaluated using four key metrics:</w:t>
      </w:r>
    </w:p>
    <w:p w14:paraId="104EFF87" w14:textId="77777777" w:rsidR="00EE5302" w:rsidRDefault="00EE5302" w:rsidP="00EE5302">
      <w:pPr>
        <w:numPr>
          <w:ilvl w:val="0"/>
          <w:numId w:val="99"/>
        </w:numPr>
        <w:rPr>
          <w:ins w:id="158" w:author="Irene Tsapara" w:date="2025-06-26T13:44:00Z" w16du:dateUtc="2025-06-26T18:44:00Z"/>
        </w:rPr>
      </w:pPr>
      <w:r w:rsidRPr="00EE5302">
        <w:t>Area Under the Receiver Operating Characteristic Curve (AUC-ROC)</w:t>
      </w:r>
    </w:p>
    <w:p w14:paraId="221C9DDF" w14:textId="276E55AB" w:rsidR="005A35E9" w:rsidRPr="00EE5302" w:rsidRDefault="005A35E9" w:rsidP="00EE5302">
      <w:pPr>
        <w:numPr>
          <w:ilvl w:val="0"/>
          <w:numId w:val="99"/>
        </w:numPr>
      </w:pPr>
      <w:ins w:id="159" w:author="Irene Tsapara" w:date="2025-06-26T13:44:00Z" w16du:dateUtc="2025-06-26T18:44:00Z">
        <w:r>
          <w:t>Accuracy????</w:t>
        </w:r>
      </w:ins>
    </w:p>
    <w:p w14:paraId="41AD9843" w14:textId="77777777" w:rsidR="00EE5302" w:rsidRPr="00EE5302" w:rsidRDefault="00EE5302" w:rsidP="00EE5302">
      <w:pPr>
        <w:numPr>
          <w:ilvl w:val="0"/>
          <w:numId w:val="99"/>
        </w:numPr>
      </w:pPr>
      <w:r w:rsidRPr="00EE5302">
        <w:t>Precision</w:t>
      </w:r>
    </w:p>
    <w:p w14:paraId="3BB72159" w14:textId="77777777" w:rsidR="00EE5302" w:rsidRPr="00EE5302" w:rsidRDefault="00EE5302" w:rsidP="00EE5302">
      <w:pPr>
        <w:numPr>
          <w:ilvl w:val="0"/>
          <w:numId w:val="99"/>
        </w:numPr>
      </w:pPr>
      <w:r w:rsidRPr="00EE5302">
        <w:t>Recall</w:t>
      </w:r>
    </w:p>
    <w:p w14:paraId="7B873975" w14:textId="77777777" w:rsidR="00EE5302" w:rsidRDefault="00EE5302" w:rsidP="00EE5302">
      <w:pPr>
        <w:numPr>
          <w:ilvl w:val="0"/>
          <w:numId w:val="99"/>
        </w:numPr>
      </w:pPr>
      <w:r w:rsidRPr="00EE5302">
        <w:t>F1 Score</w:t>
      </w:r>
    </w:p>
    <w:p w14:paraId="10B69982" w14:textId="223D7C77" w:rsidR="00810C0E" w:rsidRDefault="00EE5302" w:rsidP="00DB0D41">
      <w:r w:rsidRPr="00EE5302">
        <w:t>These metrics provided a multidimensional perspective on classification quality, particularly useful in the context of rare-event detection</w:t>
      </w:r>
      <w:del w:id="160" w:author="Irene Tsapara" w:date="2025-06-26T13:45:00Z" w16du:dateUtc="2025-06-26T18:45:00Z">
        <w:r w:rsidRPr="00EE5302" w:rsidDel="005A35E9">
          <w:delText xml:space="preserve"> like</w:delText>
        </w:r>
      </w:del>
      <w:ins w:id="161" w:author="Irene Tsapara" w:date="2025-06-26T13:45:00Z" w16du:dateUtc="2025-06-26T18:45:00Z">
        <w:r w:rsidR="005A35E9">
          <w:t>, such as</w:t>
        </w:r>
      </w:ins>
      <w:r w:rsidRPr="00EE5302">
        <w:t xml:space="preserve"> fraud. All metrics were calculated on the test folds and aggregated across the five seeds. Performance variation and statistical comparisons are addressed in the next section.</w:t>
      </w:r>
      <w:bookmarkStart w:id="162" w:name="_Toc164865791"/>
    </w:p>
    <w:p w14:paraId="0102BBAE" w14:textId="1A7EE226" w:rsidR="007F2702" w:rsidRDefault="007F2702" w:rsidP="007F2702">
      <w:pPr>
        <w:pStyle w:val="Heading2"/>
      </w:pPr>
      <w:r>
        <w:t>Results</w:t>
      </w:r>
      <w:bookmarkEnd w:id="162"/>
    </w:p>
    <w:p w14:paraId="6731F86E" w14:textId="262A347E" w:rsidR="007254DC" w:rsidRPr="007254DC" w:rsidRDefault="007254DC" w:rsidP="00EE5C46">
      <w:pPr>
        <w:ind w:firstLine="720"/>
      </w:pPr>
      <w:r w:rsidRPr="007254DC">
        <w:t xml:space="preserve">This section presents the </w:t>
      </w:r>
      <w:del w:id="163" w:author="Irene Tsapara" w:date="2025-06-26T13:45:00Z" w16du:dateUtc="2025-06-26T18:45:00Z">
        <w:r w:rsidRPr="007254DC" w:rsidDel="005A35E9">
          <w:delText>findings of the study</w:delText>
        </w:r>
      </w:del>
      <w:ins w:id="164" w:author="Irene Tsapara" w:date="2025-06-26T13:45:00Z" w16du:dateUtc="2025-06-26T18:45:00Z">
        <w:r w:rsidR="005A35E9">
          <w:t>study's findings</w:t>
        </w:r>
      </w:ins>
      <w:r w:rsidRPr="007254DC">
        <w:t xml:space="preserve"> in direct alignment with the research questions and hypotheses. The analysis is organized sequentially, beginning with exploratory data analysis and progressing through the results of unsupervised and semi-supervised learning phases. Model performance is reported using standard classification metrics</w:t>
      </w:r>
      <w:r w:rsidR="00EE5C46">
        <w:t xml:space="preserve">. </w:t>
      </w:r>
      <w:r w:rsidRPr="007254DC">
        <w:t xml:space="preserve">The source code used in this study is publicly available at </w:t>
      </w:r>
      <w:commentRangeStart w:id="165"/>
      <w:r w:rsidRPr="007254DC">
        <w:lastRenderedPageBreak/>
        <w:t>https://github.com/sappw1/Dissertation</w:t>
      </w:r>
      <w:commentRangeEnd w:id="165"/>
      <w:r w:rsidR="005A35E9">
        <w:rPr>
          <w:rStyle w:val="CommentReference"/>
          <w:rFonts w:eastAsia="Times New Roman" w:cs="Arial"/>
          <w:szCs w:val="20"/>
        </w:rPr>
        <w:commentReference w:id="165"/>
      </w:r>
      <w:r w:rsidRPr="007254DC">
        <w:t xml:space="preserve">, </w:t>
      </w:r>
      <w:commentRangeStart w:id="166"/>
      <w:r w:rsidRPr="007254DC">
        <w:t xml:space="preserve">licensed under the MIT License. </w:t>
      </w:r>
      <w:commentRangeEnd w:id="166"/>
      <w:r w:rsidR="005A35E9">
        <w:rPr>
          <w:rStyle w:val="CommentReference"/>
          <w:rFonts w:eastAsia="Times New Roman" w:cs="Arial"/>
          <w:szCs w:val="20"/>
        </w:rPr>
        <w:commentReference w:id="166"/>
      </w:r>
      <w:r w:rsidRPr="007254DC">
        <w:t>This repository includes all scripts required for data preprocessing, clustering, classification, and analysis. Due to the size constraints of GitHub as a hosting platform, the modified (intermediate and final) data files are not included directly in the repository. However, all code to transform the publicly released PPP dataset and labeled fraud cases into the final preprocessed form is provided, ensuring full reproducibility of the experiments.</w:t>
      </w:r>
    </w:p>
    <w:p w14:paraId="21AEF45F" w14:textId="7D88684A" w:rsidR="007F2702" w:rsidRDefault="007F2702" w:rsidP="007F2702">
      <w:pPr>
        <w:pStyle w:val="Heading3"/>
      </w:pPr>
      <w:r w:rsidRPr="00611057">
        <w:t>Data Modeling Evaluation</w:t>
      </w:r>
    </w:p>
    <w:p w14:paraId="5FC4E9B3" w14:textId="41FCC462" w:rsidR="0032047C" w:rsidRPr="0032047C" w:rsidRDefault="0038544F" w:rsidP="0038544F">
      <w:pPr>
        <w:ind w:firstLine="720"/>
      </w:pPr>
      <w:r>
        <w:t xml:space="preserve">In the </w:t>
      </w:r>
      <w:r w:rsidR="0032047C" w:rsidRPr="0032047C">
        <w:t>unsupervised modeling phase three clustering algorithms</w:t>
      </w:r>
      <w:r w:rsidR="002A4CD2">
        <w:t xml:space="preserve"> (</w:t>
      </w:r>
      <w:r w:rsidR="0032047C" w:rsidRPr="0032047C">
        <w:t>K-Means, Agglomerative Hierarchical Clustering, and DBSCAN</w:t>
      </w:r>
      <w:r w:rsidR="002A4CD2">
        <w:t xml:space="preserve">) </w:t>
      </w:r>
      <w:r w:rsidR="0032047C" w:rsidRPr="0032047C">
        <w:t>were applied to identify structural groupings and anomalous patterns in the PPP dataset. These models were tested across both PCA-transformed and non-transformed feature spaces, with a specific emphasis on detecting configurations that revealed or enriched fraudulent behavior.</w:t>
      </w:r>
    </w:p>
    <w:p w14:paraId="47E17F3D" w14:textId="69A53A00" w:rsidR="0032047C" w:rsidRPr="0032047C" w:rsidRDefault="0032047C" w:rsidP="0032047C">
      <w:pPr>
        <w:rPr>
          <w:b/>
          <w:bCs/>
        </w:rPr>
      </w:pPr>
      <w:r w:rsidRPr="0099023C">
        <w:rPr>
          <w:b/>
          <w:bCs/>
        </w:rPr>
        <w:t>Clustering Configuration Space</w:t>
      </w:r>
      <w:r w:rsidR="002A4CD2" w:rsidRPr="0099023C">
        <w:rPr>
          <w:b/>
          <w:bCs/>
        </w:rPr>
        <w:t>:</w:t>
      </w:r>
      <w:r w:rsidR="0099023C">
        <w:rPr>
          <w:b/>
          <w:bCs/>
        </w:rPr>
        <w:t xml:space="preserve"> </w:t>
      </w:r>
      <w:r w:rsidRPr="0032047C">
        <w:t>Two primary versions of the feature matrix were constructed for analysis:</w:t>
      </w:r>
    </w:p>
    <w:p w14:paraId="30DB21AD" w14:textId="77777777" w:rsidR="0032047C" w:rsidRPr="0032047C" w:rsidRDefault="0032047C" w:rsidP="0032047C">
      <w:pPr>
        <w:numPr>
          <w:ilvl w:val="0"/>
          <w:numId w:val="103"/>
        </w:numPr>
      </w:pPr>
      <w:proofErr w:type="spellStart"/>
      <w:r w:rsidRPr="0032047C">
        <w:rPr>
          <w:i/>
          <w:iCs/>
        </w:rPr>
        <w:t>X_all_no_pca</w:t>
      </w:r>
      <w:proofErr w:type="spellEnd"/>
      <w:r w:rsidRPr="0032047C">
        <w:t>: The full feature set with no dimensionality reduction applied.</w:t>
      </w:r>
    </w:p>
    <w:p w14:paraId="61A7AD82" w14:textId="63563D23" w:rsidR="0032047C" w:rsidRPr="0032047C" w:rsidRDefault="0032047C" w:rsidP="0032047C">
      <w:pPr>
        <w:numPr>
          <w:ilvl w:val="0"/>
          <w:numId w:val="103"/>
        </w:numPr>
      </w:pPr>
      <w:r w:rsidRPr="0032047C">
        <w:rPr>
          <w:i/>
          <w:iCs/>
        </w:rPr>
        <w:t>X_all_pca_3</w:t>
      </w:r>
      <w:r w:rsidRPr="0032047C">
        <w:t xml:space="preserve">: The same feature set reduced to three components using </w:t>
      </w:r>
      <w:r w:rsidR="002A4CD2">
        <w:t>PCA</w:t>
      </w:r>
      <w:r w:rsidRPr="0032047C">
        <w:t xml:space="preserve"> retaining approximately 95% of total variance.</w:t>
      </w:r>
    </w:p>
    <w:p w14:paraId="78B82EE3" w14:textId="1936337E" w:rsidR="0032047C" w:rsidRPr="0032047C" w:rsidRDefault="0032047C" w:rsidP="0032047C">
      <w:r w:rsidRPr="0032047C">
        <w:t>Clustering was conducted over the following configuration ranges:</w:t>
      </w:r>
    </w:p>
    <w:p w14:paraId="4CEBB26D" w14:textId="39CB5B38" w:rsidR="0032047C" w:rsidRPr="0032047C" w:rsidRDefault="0032047C" w:rsidP="0032047C">
      <w:pPr>
        <w:numPr>
          <w:ilvl w:val="0"/>
          <w:numId w:val="104"/>
        </w:numPr>
      </w:pPr>
      <w:r w:rsidRPr="0032047C">
        <w:t xml:space="preserve">K-Means: Cluster numbers </w:t>
      </w:r>
      <w:r w:rsidRPr="0032047C">
        <w:rPr>
          <w:i/>
          <w:iCs/>
        </w:rPr>
        <w:t>k</w:t>
      </w:r>
      <w:r w:rsidR="00A13794">
        <w:rPr>
          <w:i/>
          <w:iCs/>
        </w:rPr>
        <w:t xml:space="preserve"> </w:t>
      </w:r>
      <w:r w:rsidR="008542CD" w:rsidRPr="00A13794">
        <w:rPr>
          <w:rFonts w:ascii="Cambria Math" w:hAnsi="Cambria Math" w:cs="Cambria Math"/>
        </w:rPr>
        <w:t>∈</w:t>
      </w:r>
      <w:r w:rsidR="00A13794">
        <w:rPr>
          <w:rFonts w:ascii="Cambria Math" w:hAnsi="Cambria Math" w:cs="Cambria Math"/>
        </w:rPr>
        <w:t xml:space="preserve"> </w:t>
      </w:r>
      <w:r w:rsidRPr="0032047C">
        <w:t>[2,10]</w:t>
      </w:r>
    </w:p>
    <w:p w14:paraId="0928D219" w14:textId="7FF2E017" w:rsidR="0032047C" w:rsidRPr="0032047C" w:rsidRDefault="0032047C" w:rsidP="0032047C">
      <w:pPr>
        <w:numPr>
          <w:ilvl w:val="0"/>
          <w:numId w:val="104"/>
        </w:numPr>
      </w:pPr>
      <w:r w:rsidRPr="0032047C">
        <w:t xml:space="preserve">Agglomerative Hierarchical Clustering: Cluster numbers </w:t>
      </w:r>
      <w:r w:rsidRPr="0032047C">
        <w:rPr>
          <w:i/>
          <w:iCs/>
        </w:rPr>
        <w:t>k</w:t>
      </w:r>
      <w:r w:rsidR="00A13794">
        <w:rPr>
          <w:i/>
          <w:iCs/>
        </w:rPr>
        <w:t xml:space="preserve"> </w:t>
      </w:r>
      <w:r w:rsidR="00A13794">
        <w:rPr>
          <w:rFonts w:ascii="Cambria Math" w:hAnsi="Cambria Math" w:cs="Cambria Math"/>
        </w:rPr>
        <w:t xml:space="preserve">∈ </w:t>
      </w:r>
      <w:r w:rsidRPr="0032047C">
        <w:t>[2,6]</w:t>
      </w:r>
    </w:p>
    <w:p w14:paraId="7E10BC08" w14:textId="47FB193B" w:rsidR="0032047C" w:rsidRPr="0032047C" w:rsidRDefault="0032047C" w:rsidP="0032047C">
      <w:pPr>
        <w:numPr>
          <w:ilvl w:val="0"/>
          <w:numId w:val="104"/>
        </w:numPr>
      </w:pPr>
      <w:r w:rsidRPr="0032047C">
        <w:t xml:space="preserve">DBSCAN: </w:t>
      </w:r>
      <w:r w:rsidR="00A13794" w:rsidRPr="00A13794">
        <w:rPr>
          <w:rFonts w:ascii="Cambria Math" w:hAnsi="Cambria Math" w:cs="Times New Roman"/>
        </w:rPr>
        <w:t>ε</w:t>
      </w:r>
      <w:r w:rsidR="00A13794">
        <w:t xml:space="preserve"> </w:t>
      </w:r>
      <w:r w:rsidRPr="0032047C">
        <w:t xml:space="preserve">values ranging from 0.3 to 1.3, and </w:t>
      </w:r>
      <w:proofErr w:type="spellStart"/>
      <w:r w:rsidRPr="0032047C">
        <w:t>min_samples</w:t>
      </w:r>
      <w:proofErr w:type="spellEnd"/>
      <w:r w:rsidRPr="0032047C">
        <w:t xml:space="preserve"> ranging from 3 to 15</w:t>
      </w:r>
    </w:p>
    <w:p w14:paraId="630A6C86" w14:textId="77777777" w:rsidR="0032047C" w:rsidRPr="0032047C" w:rsidRDefault="0032047C" w:rsidP="0032047C">
      <w:r w:rsidRPr="0032047C">
        <w:lastRenderedPageBreak/>
        <w:t xml:space="preserve">All experiments were executed on NVIDIA A100 GPUs using the RAPIDS </w:t>
      </w:r>
      <w:proofErr w:type="spellStart"/>
      <w:r w:rsidRPr="0032047C">
        <w:t>cuML</w:t>
      </w:r>
      <w:proofErr w:type="spellEnd"/>
      <w:r w:rsidRPr="0032047C">
        <w:t xml:space="preserve"> framework, allowing for scalable in-memory computation. Outputs </w:t>
      </w:r>
      <w:proofErr w:type="gramStart"/>
      <w:r w:rsidRPr="0032047C">
        <w:t>were persisted</w:t>
      </w:r>
      <w:proofErr w:type="gramEnd"/>
      <w:r w:rsidRPr="0032047C">
        <w:t xml:space="preserve"> with accompanying configuration metadata to support traceability and reproducibility.</w:t>
      </w:r>
    </w:p>
    <w:p w14:paraId="669A50D8" w14:textId="0CFED8BF" w:rsidR="0032047C" w:rsidRPr="0032047C" w:rsidRDefault="0032047C" w:rsidP="0032047C">
      <w:pPr>
        <w:rPr>
          <w:b/>
          <w:bCs/>
        </w:rPr>
      </w:pPr>
      <w:r w:rsidRPr="0032047C">
        <w:rPr>
          <w:b/>
          <w:bCs/>
        </w:rPr>
        <w:t>Cluster Quality Evaluation</w:t>
      </w:r>
      <w:r w:rsidR="00A13794">
        <w:rPr>
          <w:b/>
          <w:bCs/>
        </w:rPr>
        <w:t>:</w:t>
      </w:r>
      <w:r w:rsidR="0099023C">
        <w:rPr>
          <w:b/>
          <w:bCs/>
        </w:rPr>
        <w:t xml:space="preserve"> </w:t>
      </w:r>
      <w:r w:rsidRPr="0032047C">
        <w:t>Cluster validation was assessed using two internal metrics:</w:t>
      </w:r>
    </w:p>
    <w:p w14:paraId="491C4EC0" w14:textId="77777777" w:rsidR="0032047C" w:rsidRPr="0032047C" w:rsidRDefault="0032047C" w:rsidP="0032047C">
      <w:pPr>
        <w:numPr>
          <w:ilvl w:val="0"/>
          <w:numId w:val="105"/>
        </w:numPr>
      </w:pPr>
      <w:r w:rsidRPr="0032047C">
        <w:t>Silhouette Score: Measures the cohesion and separation of clusters.</w:t>
      </w:r>
    </w:p>
    <w:p w14:paraId="5E06053F" w14:textId="77777777" w:rsidR="0032047C" w:rsidRPr="0032047C" w:rsidRDefault="0032047C" w:rsidP="0032047C">
      <w:pPr>
        <w:numPr>
          <w:ilvl w:val="0"/>
          <w:numId w:val="105"/>
        </w:numPr>
      </w:pPr>
      <w:r w:rsidRPr="0032047C">
        <w:t>Davies-Bouldin Index (DBI): Evaluates intra-cluster similarity and inter-cluster distinctiveness; lower values are preferred.</w:t>
      </w:r>
    </w:p>
    <w:p w14:paraId="28043880" w14:textId="78EE45FD" w:rsidR="0032047C" w:rsidRDefault="0032047C" w:rsidP="0032047C">
      <w:r w:rsidRPr="0032047C">
        <w:t xml:space="preserve">As shown in </w:t>
      </w:r>
      <w:r w:rsidR="00F2421A">
        <w:t>figures 14-16 below</w:t>
      </w:r>
      <w:r w:rsidRPr="0032047C">
        <w:t>, non-PCA versions of the feature matrix consistently yielded superior silhouette scores across all three algorithms, indicating better-defined groupings in the raw feature space. DBI results mirrored this trend, particularly for K-Means and DBSCAN, where PCA-transformed inputs degraded clustering coherence.</w:t>
      </w:r>
    </w:p>
    <w:p w14:paraId="429B0F9E" w14:textId="0A4DD88A" w:rsidR="00F2421A" w:rsidRPr="00F2421A" w:rsidRDefault="00F2421A" w:rsidP="00F2421A">
      <w:pPr>
        <w:pStyle w:val="Caption"/>
        <w:spacing w:line="240" w:lineRule="auto"/>
        <w:rPr>
          <w:b/>
          <w:bCs/>
        </w:rPr>
      </w:pPr>
      <w:r w:rsidRPr="00F2421A">
        <w:rPr>
          <w:b/>
          <w:bCs/>
        </w:rPr>
        <w:t xml:space="preserve">Figure </w:t>
      </w:r>
      <w:r w:rsidRPr="00F2421A">
        <w:rPr>
          <w:b/>
          <w:bCs/>
        </w:rPr>
        <w:fldChar w:fldCharType="begin"/>
      </w:r>
      <w:r w:rsidRPr="00F2421A">
        <w:rPr>
          <w:b/>
          <w:bCs/>
        </w:rPr>
        <w:instrText xml:space="preserve"> SEQ Figure \* ARABIC </w:instrText>
      </w:r>
      <w:r w:rsidRPr="00F2421A">
        <w:rPr>
          <w:b/>
          <w:bCs/>
        </w:rPr>
        <w:fldChar w:fldCharType="separate"/>
      </w:r>
      <w:r w:rsidR="00E96FA3">
        <w:rPr>
          <w:b/>
          <w:bCs/>
          <w:noProof/>
        </w:rPr>
        <w:t>17</w:t>
      </w:r>
      <w:r w:rsidRPr="00F2421A">
        <w:rPr>
          <w:b/>
          <w:bCs/>
        </w:rPr>
        <w:fldChar w:fldCharType="end"/>
      </w:r>
      <w:r w:rsidRPr="00F2421A">
        <w:rPr>
          <w:b/>
          <w:bCs/>
        </w:rPr>
        <w:t xml:space="preserve"> </w:t>
      </w:r>
    </w:p>
    <w:p w14:paraId="5BD2ED06" w14:textId="7D3703D5" w:rsidR="00F2421A" w:rsidRPr="00F2421A" w:rsidRDefault="00F2421A" w:rsidP="00F2421A">
      <w:pPr>
        <w:pStyle w:val="Caption"/>
        <w:spacing w:line="240" w:lineRule="auto"/>
        <w:rPr>
          <w:i/>
          <w:iCs w:val="0"/>
        </w:rPr>
      </w:pPr>
      <w:r w:rsidRPr="00F2421A">
        <w:rPr>
          <w:i/>
          <w:iCs w:val="0"/>
        </w:rPr>
        <w:t>Cluster Metrics: K-Means</w:t>
      </w:r>
    </w:p>
    <w:p w14:paraId="4047622F" w14:textId="4DDDB003" w:rsidR="00F2421A" w:rsidRDefault="00F2421A" w:rsidP="00F2421A">
      <w:pPr>
        <w:pStyle w:val="Caption"/>
      </w:pPr>
      <w:r>
        <w:rPr>
          <w:noProof/>
        </w:rPr>
        <w:drawing>
          <wp:inline distT="0" distB="0" distL="0" distR="0" wp14:anchorId="4573C3B3" wp14:editId="5297DCA9">
            <wp:extent cx="5943600" cy="2128520"/>
            <wp:effectExtent l="0" t="0" r="0" b="5080"/>
            <wp:docPr id="1914692179" name="Picture 13" descr="A graph of different sizes an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2179" name="Picture 13" descr="A graph of different sizes and shape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14:paraId="3CBF1B27" w14:textId="20B766F8" w:rsidR="00F2421A" w:rsidRPr="00F2421A" w:rsidRDefault="00F2421A" w:rsidP="00F2421A">
      <w:pPr>
        <w:pStyle w:val="Caption"/>
        <w:spacing w:line="240" w:lineRule="auto"/>
        <w:rPr>
          <w:b/>
          <w:bCs/>
        </w:rPr>
      </w:pPr>
      <w:r w:rsidRPr="00F2421A">
        <w:rPr>
          <w:b/>
          <w:bCs/>
        </w:rPr>
        <w:t xml:space="preserve">Figure </w:t>
      </w:r>
      <w:r w:rsidRPr="00F2421A">
        <w:rPr>
          <w:b/>
          <w:bCs/>
        </w:rPr>
        <w:fldChar w:fldCharType="begin"/>
      </w:r>
      <w:r w:rsidRPr="00F2421A">
        <w:rPr>
          <w:b/>
          <w:bCs/>
        </w:rPr>
        <w:instrText xml:space="preserve"> SEQ Figure \* ARABIC </w:instrText>
      </w:r>
      <w:r w:rsidRPr="00F2421A">
        <w:rPr>
          <w:b/>
          <w:bCs/>
        </w:rPr>
        <w:fldChar w:fldCharType="separate"/>
      </w:r>
      <w:r w:rsidR="00E96FA3">
        <w:rPr>
          <w:b/>
          <w:bCs/>
          <w:noProof/>
        </w:rPr>
        <w:t>18</w:t>
      </w:r>
      <w:r w:rsidRPr="00F2421A">
        <w:rPr>
          <w:b/>
          <w:bCs/>
        </w:rPr>
        <w:fldChar w:fldCharType="end"/>
      </w:r>
      <w:r w:rsidRPr="00F2421A">
        <w:rPr>
          <w:b/>
          <w:bCs/>
        </w:rPr>
        <w:t xml:space="preserve"> </w:t>
      </w:r>
    </w:p>
    <w:p w14:paraId="058E90AC" w14:textId="6127539A" w:rsidR="00F2421A" w:rsidRPr="00F2421A" w:rsidRDefault="00F2421A" w:rsidP="00F2421A">
      <w:pPr>
        <w:pStyle w:val="Caption"/>
        <w:spacing w:line="240" w:lineRule="auto"/>
        <w:rPr>
          <w:i/>
          <w:iCs w:val="0"/>
        </w:rPr>
      </w:pPr>
      <w:r w:rsidRPr="00F2421A">
        <w:rPr>
          <w:i/>
          <w:iCs w:val="0"/>
        </w:rPr>
        <w:t>Cluster Metrics: Hierarchical</w:t>
      </w:r>
    </w:p>
    <w:p w14:paraId="71BB2940" w14:textId="364E63B5" w:rsidR="00F2421A" w:rsidRDefault="00F2421A" w:rsidP="0032047C">
      <w:r>
        <w:rPr>
          <w:noProof/>
        </w:rPr>
        <w:lastRenderedPageBreak/>
        <w:drawing>
          <wp:inline distT="0" distB="0" distL="0" distR="0" wp14:anchorId="7853F443" wp14:editId="5FBC3706">
            <wp:extent cx="5943600" cy="2128520"/>
            <wp:effectExtent l="0" t="0" r="0" b="5080"/>
            <wp:docPr id="1833852586" name="Picture 14"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52586" name="Picture 14" descr="A graph of different sizes and color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p>
    <w:p w14:paraId="1E0E1162" w14:textId="77777777" w:rsidR="00F2421A" w:rsidRDefault="00F2421A" w:rsidP="0032047C"/>
    <w:p w14:paraId="179D20E1" w14:textId="03C2450D" w:rsidR="00F2421A" w:rsidRPr="00F2421A" w:rsidRDefault="00F2421A" w:rsidP="00F2421A">
      <w:pPr>
        <w:pStyle w:val="Caption"/>
        <w:spacing w:line="240" w:lineRule="auto"/>
        <w:rPr>
          <w:b/>
          <w:bCs/>
        </w:rPr>
      </w:pPr>
      <w:r w:rsidRPr="00F2421A">
        <w:rPr>
          <w:b/>
          <w:bCs/>
        </w:rPr>
        <w:t xml:space="preserve">Figure </w:t>
      </w:r>
      <w:r w:rsidRPr="00F2421A">
        <w:rPr>
          <w:b/>
          <w:bCs/>
        </w:rPr>
        <w:fldChar w:fldCharType="begin"/>
      </w:r>
      <w:r w:rsidRPr="00F2421A">
        <w:rPr>
          <w:b/>
          <w:bCs/>
        </w:rPr>
        <w:instrText xml:space="preserve"> SEQ Figure \* ARABIC </w:instrText>
      </w:r>
      <w:r w:rsidRPr="00F2421A">
        <w:rPr>
          <w:b/>
          <w:bCs/>
        </w:rPr>
        <w:fldChar w:fldCharType="separate"/>
      </w:r>
      <w:r w:rsidR="00E96FA3">
        <w:rPr>
          <w:b/>
          <w:bCs/>
          <w:noProof/>
        </w:rPr>
        <w:t>19</w:t>
      </w:r>
      <w:r w:rsidRPr="00F2421A">
        <w:rPr>
          <w:b/>
          <w:bCs/>
        </w:rPr>
        <w:fldChar w:fldCharType="end"/>
      </w:r>
      <w:r w:rsidRPr="00F2421A">
        <w:rPr>
          <w:b/>
          <w:bCs/>
        </w:rPr>
        <w:t xml:space="preserve"> </w:t>
      </w:r>
    </w:p>
    <w:p w14:paraId="41AA25B9" w14:textId="176EFAED" w:rsidR="00F2421A" w:rsidRPr="00F2421A" w:rsidRDefault="00F2421A" w:rsidP="00F2421A">
      <w:pPr>
        <w:pStyle w:val="Caption"/>
        <w:spacing w:line="240" w:lineRule="auto"/>
        <w:rPr>
          <w:i/>
          <w:iCs w:val="0"/>
        </w:rPr>
      </w:pPr>
      <w:r w:rsidRPr="00F2421A">
        <w:rPr>
          <w:i/>
          <w:iCs w:val="0"/>
        </w:rPr>
        <w:t>Cluster Metrics: DBSCAN</w:t>
      </w:r>
    </w:p>
    <w:p w14:paraId="7B70E46D" w14:textId="48526298" w:rsidR="00A13794" w:rsidRPr="0032047C" w:rsidRDefault="00F2421A" w:rsidP="0032047C">
      <w:r>
        <w:rPr>
          <w:noProof/>
        </w:rPr>
        <w:drawing>
          <wp:inline distT="0" distB="0" distL="0" distR="0" wp14:anchorId="48B2F00C" wp14:editId="67FFE9E0">
            <wp:extent cx="5943600" cy="2129790"/>
            <wp:effectExtent l="0" t="0" r="0" b="3810"/>
            <wp:docPr id="755576186" name="Picture 15" descr="A graph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76186" name="Picture 15" descr="A graph of two people&#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inline>
        </w:drawing>
      </w:r>
    </w:p>
    <w:p w14:paraId="298318B9" w14:textId="1B03BEF0" w:rsidR="0032047C" w:rsidRPr="0032047C" w:rsidRDefault="0032047C" w:rsidP="0032047C">
      <w:pPr>
        <w:rPr>
          <w:b/>
          <w:bCs/>
        </w:rPr>
      </w:pPr>
      <w:r w:rsidRPr="0032047C">
        <w:rPr>
          <w:b/>
          <w:bCs/>
        </w:rPr>
        <w:t>Cluster Label Utility and Fraud Enrichment</w:t>
      </w:r>
      <w:r w:rsidR="00A13794">
        <w:rPr>
          <w:b/>
          <w:bCs/>
        </w:rPr>
        <w:t>:</w:t>
      </w:r>
      <w:r w:rsidR="0099023C">
        <w:rPr>
          <w:b/>
          <w:bCs/>
        </w:rPr>
        <w:t xml:space="preserve"> </w:t>
      </w:r>
      <w:r w:rsidRPr="0032047C">
        <w:t>Post hoc analysis was performed to evaluate the usefulness of clustering outputs in relation to known fraud labels (</w:t>
      </w:r>
      <w:r w:rsidRPr="0032047C">
        <w:rPr>
          <w:i/>
          <w:iCs/>
        </w:rPr>
        <w:t>n</w:t>
      </w:r>
      <w:r w:rsidRPr="0032047C">
        <w:t>=301). This included calculating the following for each configuration:</w:t>
      </w:r>
    </w:p>
    <w:p w14:paraId="25583C23" w14:textId="77777777" w:rsidR="0032047C" w:rsidRPr="0032047C" w:rsidRDefault="0032047C" w:rsidP="0032047C">
      <w:pPr>
        <w:numPr>
          <w:ilvl w:val="0"/>
          <w:numId w:val="106"/>
        </w:numPr>
      </w:pPr>
      <w:proofErr w:type="spellStart"/>
      <w:r w:rsidRPr="0032047C">
        <w:rPr>
          <w:i/>
          <w:iCs/>
        </w:rPr>
        <w:t>fraud_cluster_max</w:t>
      </w:r>
      <w:proofErr w:type="spellEnd"/>
      <w:r w:rsidRPr="0032047C">
        <w:t>: The maximum proportion of fraud in any single cluster.</w:t>
      </w:r>
    </w:p>
    <w:p w14:paraId="4507D6C4" w14:textId="77777777" w:rsidR="0032047C" w:rsidRPr="0032047C" w:rsidRDefault="0032047C" w:rsidP="0032047C">
      <w:pPr>
        <w:numPr>
          <w:ilvl w:val="0"/>
          <w:numId w:val="106"/>
        </w:numPr>
      </w:pPr>
      <w:proofErr w:type="spellStart"/>
      <w:r w:rsidRPr="0032047C">
        <w:rPr>
          <w:i/>
          <w:iCs/>
        </w:rPr>
        <w:t>fraud_cluster_avg</w:t>
      </w:r>
      <w:proofErr w:type="spellEnd"/>
      <w:r w:rsidRPr="0032047C">
        <w:t>: The average proportion of fraud across clusters.</w:t>
      </w:r>
    </w:p>
    <w:p w14:paraId="4D291F1F" w14:textId="3870F288" w:rsidR="0099023C" w:rsidRPr="00EE2341" w:rsidRDefault="0032047C" w:rsidP="0032047C">
      <w:r w:rsidRPr="0032047C">
        <w:t xml:space="preserve">For DBSCAN, clusters identified as “noise” (i.e., not assigned to any group) were of particular interest. Several configurations showed substantial enrichment of fraud in the noise set, a </w:t>
      </w:r>
      <w:r w:rsidRPr="0032047C">
        <w:lastRenderedPageBreak/>
        <w:t xml:space="preserve">counterintuitive but useful result suggesting that fraudulent loans frequently exhibit anomalous behavior that resists clustering. </w:t>
      </w:r>
    </w:p>
    <w:p w14:paraId="77C895CA" w14:textId="0BB5BA4C" w:rsidR="003B3355" w:rsidRDefault="003B3355" w:rsidP="00163FEF">
      <w:pPr>
        <w:ind w:firstLine="720"/>
      </w:pPr>
      <w:r w:rsidRPr="003B3355">
        <w:t xml:space="preserve">Together, these outputs supported downstream experimentation with hybrid clustering-classification models. </w:t>
      </w:r>
      <w:r>
        <w:t xml:space="preserve">Table 6 </w:t>
      </w:r>
      <w:r w:rsidRPr="003B3355">
        <w:t>outlines the factorial design used to evaluate the impact of these cluster-derived features on model performance. Each classification model was tested across all combinations of the three clustering inputs</w:t>
      </w:r>
      <w:r>
        <w:t xml:space="preserve"> (</w:t>
      </w:r>
      <w:r w:rsidRPr="003B3355">
        <w:t>K-Means, Hierarchical, and DBSCAN</w:t>
      </w:r>
      <w:r>
        <w:t xml:space="preserve">) </w:t>
      </w:r>
      <w:r w:rsidRPr="003B3355">
        <w:t>alongside a baseline condition with no clustering features included.</w:t>
      </w:r>
    </w:p>
    <w:p w14:paraId="28623F01" w14:textId="77777777" w:rsidR="00F07C97" w:rsidRDefault="00F07C97" w:rsidP="003B3355">
      <w:pPr>
        <w:pStyle w:val="Caption"/>
        <w:spacing w:line="240" w:lineRule="auto"/>
        <w:rPr>
          <w:b/>
          <w:bCs/>
        </w:rPr>
      </w:pPr>
    </w:p>
    <w:p w14:paraId="18AE1382" w14:textId="77777777" w:rsidR="00F07C97" w:rsidRDefault="00F07C97" w:rsidP="003B3355">
      <w:pPr>
        <w:pStyle w:val="Caption"/>
        <w:spacing w:line="240" w:lineRule="auto"/>
        <w:rPr>
          <w:b/>
          <w:bCs/>
        </w:rPr>
      </w:pPr>
    </w:p>
    <w:p w14:paraId="515FE988" w14:textId="77777777" w:rsidR="00F07C97" w:rsidRDefault="00F07C97" w:rsidP="003B3355">
      <w:pPr>
        <w:pStyle w:val="Caption"/>
        <w:spacing w:line="240" w:lineRule="auto"/>
        <w:rPr>
          <w:b/>
          <w:bCs/>
        </w:rPr>
      </w:pPr>
    </w:p>
    <w:p w14:paraId="719023AE" w14:textId="692F29B5" w:rsidR="003B3355" w:rsidRPr="003B3355" w:rsidRDefault="003B3355" w:rsidP="003B3355">
      <w:pPr>
        <w:pStyle w:val="Caption"/>
        <w:spacing w:line="240" w:lineRule="auto"/>
        <w:rPr>
          <w:b/>
          <w:bCs/>
        </w:rPr>
      </w:pPr>
      <w:r w:rsidRPr="003B3355">
        <w:rPr>
          <w:b/>
          <w:bCs/>
        </w:rPr>
        <w:t xml:space="preserve">Table </w:t>
      </w:r>
      <w:r w:rsidRPr="003B3355">
        <w:rPr>
          <w:b/>
          <w:bCs/>
        </w:rPr>
        <w:fldChar w:fldCharType="begin"/>
      </w:r>
      <w:r w:rsidRPr="003B3355">
        <w:rPr>
          <w:b/>
          <w:bCs/>
        </w:rPr>
        <w:instrText xml:space="preserve"> SEQ Table \* ARABIC </w:instrText>
      </w:r>
      <w:r w:rsidRPr="003B3355">
        <w:rPr>
          <w:b/>
          <w:bCs/>
        </w:rPr>
        <w:fldChar w:fldCharType="separate"/>
      </w:r>
      <w:r w:rsidR="00A205BB">
        <w:rPr>
          <w:b/>
          <w:bCs/>
          <w:noProof/>
        </w:rPr>
        <w:t>6</w:t>
      </w:r>
      <w:r w:rsidRPr="003B3355">
        <w:rPr>
          <w:b/>
          <w:bCs/>
        </w:rPr>
        <w:fldChar w:fldCharType="end"/>
      </w:r>
      <w:r w:rsidRPr="003B3355">
        <w:rPr>
          <w:b/>
          <w:bCs/>
        </w:rPr>
        <w:t xml:space="preserve"> </w:t>
      </w:r>
    </w:p>
    <w:p w14:paraId="046243A7" w14:textId="27CD7031" w:rsidR="003B3355" w:rsidRPr="0032047C" w:rsidRDefault="003B3355" w:rsidP="003B3355">
      <w:pPr>
        <w:pStyle w:val="Caption"/>
        <w:spacing w:line="240" w:lineRule="auto"/>
      </w:pPr>
      <w:r w:rsidRPr="003B3355">
        <w:rPr>
          <w:i/>
          <w:iCs w:val="0"/>
        </w:rPr>
        <w:t>Cluster Feature Combinations Used in Classification Experiments (repeated from Table 5</w:t>
      </w:r>
      <w:r>
        <w:t>)</w:t>
      </w:r>
      <w:r>
        <w:rPr>
          <w:noProof/>
        </w:rPr>
        <w:drawing>
          <wp:inline distT="0" distB="0" distL="0" distR="0" wp14:anchorId="3AA520BC" wp14:editId="1F24A5EE">
            <wp:extent cx="5834494" cy="3637280"/>
            <wp:effectExtent l="0" t="0" r="0" b="1270"/>
            <wp:docPr id="11016494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49444"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834494" cy="3637280"/>
                    </a:xfrm>
                    <a:prstGeom prst="rect">
                      <a:avLst/>
                    </a:prstGeom>
                  </pic:spPr>
                </pic:pic>
              </a:graphicData>
            </a:graphic>
          </wp:inline>
        </w:drawing>
      </w:r>
    </w:p>
    <w:p w14:paraId="4F2B2ED2" w14:textId="77777777" w:rsidR="007E255B" w:rsidRDefault="007E255B" w:rsidP="007E255B">
      <w:pPr>
        <w:ind w:firstLine="720"/>
      </w:pPr>
    </w:p>
    <w:p w14:paraId="5F6E6A91" w14:textId="08EEA3E0" w:rsidR="00990B9D" w:rsidRPr="00990B9D" w:rsidRDefault="00990B9D" w:rsidP="00EE2341">
      <w:pPr>
        <w:ind w:firstLine="720"/>
      </w:pPr>
      <w:r w:rsidRPr="00990B9D">
        <w:t>Following the integration of cluster-derived features, six classification models</w:t>
      </w:r>
      <w:r w:rsidR="00EE2341">
        <w:t xml:space="preserve">, </w:t>
      </w:r>
      <w:r w:rsidRPr="00990B9D">
        <w:t xml:space="preserve">Logistic Regression, Support Vector Machine, Neural Network, Gaussian Naïve Bayes, Random Forest, </w:t>
      </w:r>
      <w:r w:rsidRPr="00990B9D">
        <w:lastRenderedPageBreak/>
        <w:t xml:space="preserve">and </w:t>
      </w:r>
      <w:proofErr w:type="spellStart"/>
      <w:r w:rsidRPr="00990B9D">
        <w:t>XGBoost</w:t>
      </w:r>
      <w:proofErr w:type="spellEnd"/>
      <w:r w:rsidR="00EE2341">
        <w:t xml:space="preserve">, </w:t>
      </w:r>
      <w:r w:rsidRPr="00990B9D">
        <w:t xml:space="preserve">were trained and evaluated using stratified 70/30 train-test splits with SMOTE applied to the training partition. Each classifier was tested under </w:t>
      </w:r>
      <w:r w:rsidR="00EE2341">
        <w:t>the eight cluster feature configurations.</w:t>
      </w:r>
      <w:r w:rsidRPr="00990B9D">
        <w:t xml:space="preserve"> Each experiment was repeated across five random seeds, and average results were computed.</w:t>
      </w:r>
    </w:p>
    <w:p w14:paraId="24CEA742" w14:textId="04BBA931" w:rsidR="00990B9D" w:rsidRDefault="00990B9D" w:rsidP="00EE2341">
      <w:pPr>
        <w:ind w:firstLine="720"/>
      </w:pPr>
      <w:r w:rsidRPr="00990B9D">
        <w:t>Performance was measured using five metrics: ROC AUC, accuracy, precision, recall, and F1 score. Given the highly imbalanced nature of the dataset, F1 score was the primary metric of interest, although trends across other metrics are also informative.</w:t>
      </w:r>
      <w:r w:rsidR="00EE2341">
        <w:t xml:space="preserve"> </w:t>
      </w:r>
      <w:r w:rsidRPr="00990B9D">
        <w:t xml:space="preserve">Tables 4.3a through 4.3f present the classification results for each model. </w:t>
      </w:r>
    </w:p>
    <w:p w14:paraId="05FCDFC6" w14:textId="77777777" w:rsidR="00EE2341" w:rsidRDefault="00EE2341" w:rsidP="00EE2341"/>
    <w:p w14:paraId="46162B45" w14:textId="3A21BCE9" w:rsidR="00EE2341" w:rsidRPr="00EE2341" w:rsidRDefault="00EE2341" w:rsidP="00EE2341">
      <w:pPr>
        <w:pStyle w:val="Caption"/>
        <w:spacing w:line="240" w:lineRule="auto"/>
        <w:rPr>
          <w:b/>
          <w:bCs/>
        </w:rPr>
      </w:pPr>
      <w:r w:rsidRPr="00EE2341">
        <w:rPr>
          <w:b/>
          <w:bCs/>
        </w:rPr>
        <w:t xml:space="preserve">Table </w:t>
      </w:r>
      <w:r w:rsidRPr="00EE2341">
        <w:rPr>
          <w:b/>
          <w:bCs/>
        </w:rPr>
        <w:fldChar w:fldCharType="begin"/>
      </w:r>
      <w:r w:rsidRPr="00EE2341">
        <w:rPr>
          <w:b/>
          <w:bCs/>
        </w:rPr>
        <w:instrText xml:space="preserve"> SEQ Table \* ARABIC </w:instrText>
      </w:r>
      <w:r w:rsidRPr="00EE2341">
        <w:rPr>
          <w:b/>
          <w:bCs/>
        </w:rPr>
        <w:fldChar w:fldCharType="separate"/>
      </w:r>
      <w:r w:rsidR="00A205BB">
        <w:rPr>
          <w:b/>
          <w:bCs/>
          <w:noProof/>
        </w:rPr>
        <w:t>7</w:t>
      </w:r>
      <w:r w:rsidRPr="00EE2341">
        <w:rPr>
          <w:b/>
          <w:bCs/>
        </w:rPr>
        <w:fldChar w:fldCharType="end"/>
      </w:r>
      <w:r w:rsidRPr="00EE2341">
        <w:rPr>
          <w:b/>
          <w:bCs/>
        </w:rPr>
        <w:t xml:space="preserve"> </w:t>
      </w:r>
    </w:p>
    <w:p w14:paraId="46944C40" w14:textId="5D66A6B4" w:rsidR="00EE2341" w:rsidRPr="00EE2341" w:rsidRDefault="00EE2341" w:rsidP="00EE2341">
      <w:pPr>
        <w:pStyle w:val="Caption"/>
        <w:spacing w:line="240" w:lineRule="auto"/>
        <w:rPr>
          <w:i/>
          <w:iCs w:val="0"/>
        </w:rPr>
      </w:pPr>
      <w:r w:rsidRPr="00EE2341">
        <w:rPr>
          <w:i/>
          <w:iCs w:val="0"/>
        </w:rPr>
        <w:t>Logistic Regression Metrics</w:t>
      </w:r>
    </w:p>
    <w:p w14:paraId="4734CD69" w14:textId="688A83CB" w:rsidR="00EE2341" w:rsidRDefault="00EE2341" w:rsidP="00EE2341">
      <w:commentRangeStart w:id="167"/>
      <w:r>
        <w:rPr>
          <w:noProof/>
        </w:rPr>
        <w:drawing>
          <wp:inline distT="0" distB="0" distL="0" distR="0" wp14:anchorId="614F044B" wp14:editId="5F90EFED">
            <wp:extent cx="5544324" cy="3153215"/>
            <wp:effectExtent l="0" t="0" r="0" b="9525"/>
            <wp:docPr id="13159233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23300" name="Picture 1315923300"/>
                    <pic:cNvPicPr/>
                  </pic:nvPicPr>
                  <pic:blipFill>
                    <a:blip r:embed="rId36">
                      <a:extLst>
                        <a:ext uri="{28A0092B-C50C-407E-A947-70E740481C1C}">
                          <a14:useLocalDpi xmlns:a14="http://schemas.microsoft.com/office/drawing/2010/main" val="0"/>
                        </a:ext>
                      </a:extLst>
                    </a:blip>
                    <a:stretch>
                      <a:fillRect/>
                    </a:stretch>
                  </pic:blipFill>
                  <pic:spPr>
                    <a:xfrm>
                      <a:off x="0" y="0"/>
                      <a:ext cx="5544324" cy="3153215"/>
                    </a:xfrm>
                    <a:prstGeom prst="rect">
                      <a:avLst/>
                    </a:prstGeom>
                  </pic:spPr>
                </pic:pic>
              </a:graphicData>
            </a:graphic>
          </wp:inline>
        </w:drawing>
      </w:r>
      <w:commentRangeEnd w:id="167"/>
      <w:r w:rsidR="005A35E9">
        <w:rPr>
          <w:rStyle w:val="CommentReference"/>
          <w:rFonts w:eastAsia="Times New Roman" w:cs="Arial"/>
          <w:szCs w:val="20"/>
        </w:rPr>
        <w:commentReference w:id="167"/>
      </w:r>
    </w:p>
    <w:p w14:paraId="43EA87D4" w14:textId="5F27ED27" w:rsidR="00EE2341" w:rsidRPr="00EE2341" w:rsidRDefault="00EE2341" w:rsidP="00EE2341">
      <w:pPr>
        <w:pStyle w:val="Caption"/>
        <w:spacing w:line="240" w:lineRule="auto"/>
        <w:rPr>
          <w:b/>
          <w:bCs/>
        </w:rPr>
      </w:pPr>
      <w:r w:rsidRPr="00EE2341">
        <w:rPr>
          <w:b/>
          <w:bCs/>
        </w:rPr>
        <w:t xml:space="preserve">Table </w:t>
      </w:r>
      <w:r w:rsidRPr="00EE2341">
        <w:rPr>
          <w:b/>
          <w:bCs/>
        </w:rPr>
        <w:fldChar w:fldCharType="begin"/>
      </w:r>
      <w:r w:rsidRPr="00EE2341">
        <w:rPr>
          <w:b/>
          <w:bCs/>
        </w:rPr>
        <w:instrText xml:space="preserve"> SEQ Table \* ARABIC </w:instrText>
      </w:r>
      <w:r w:rsidRPr="00EE2341">
        <w:rPr>
          <w:b/>
          <w:bCs/>
        </w:rPr>
        <w:fldChar w:fldCharType="separate"/>
      </w:r>
      <w:r w:rsidR="00A205BB">
        <w:rPr>
          <w:b/>
          <w:bCs/>
          <w:noProof/>
        </w:rPr>
        <w:t>8</w:t>
      </w:r>
      <w:r w:rsidRPr="00EE2341">
        <w:rPr>
          <w:b/>
          <w:bCs/>
        </w:rPr>
        <w:fldChar w:fldCharType="end"/>
      </w:r>
      <w:r w:rsidRPr="00EE2341">
        <w:rPr>
          <w:b/>
          <w:bCs/>
        </w:rPr>
        <w:t xml:space="preserve"> </w:t>
      </w:r>
    </w:p>
    <w:p w14:paraId="17F76D0E" w14:textId="764EB108" w:rsidR="00EE2341" w:rsidRPr="00EE2341" w:rsidRDefault="00EE2341" w:rsidP="00EE2341">
      <w:pPr>
        <w:pStyle w:val="Caption"/>
        <w:spacing w:line="240" w:lineRule="auto"/>
        <w:rPr>
          <w:i/>
          <w:iCs w:val="0"/>
        </w:rPr>
      </w:pPr>
      <w:r w:rsidRPr="00EE2341">
        <w:rPr>
          <w:i/>
          <w:iCs w:val="0"/>
        </w:rPr>
        <w:t>Support Vector Machine Metrics</w:t>
      </w:r>
    </w:p>
    <w:p w14:paraId="1A34FC61" w14:textId="3467287B" w:rsidR="00EE2341" w:rsidRDefault="00EE2341" w:rsidP="00EE2341">
      <w:r>
        <w:rPr>
          <w:noProof/>
        </w:rPr>
        <w:lastRenderedPageBreak/>
        <w:drawing>
          <wp:inline distT="0" distB="0" distL="0" distR="0" wp14:anchorId="7488CD86" wp14:editId="224D35DA">
            <wp:extent cx="5468113" cy="3134162"/>
            <wp:effectExtent l="0" t="0" r="0" b="9525"/>
            <wp:docPr id="214697279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72791" name="Picture 2146972791"/>
                    <pic:cNvPicPr/>
                  </pic:nvPicPr>
                  <pic:blipFill>
                    <a:blip r:embed="rId37">
                      <a:extLst>
                        <a:ext uri="{28A0092B-C50C-407E-A947-70E740481C1C}">
                          <a14:useLocalDpi xmlns:a14="http://schemas.microsoft.com/office/drawing/2010/main" val="0"/>
                        </a:ext>
                      </a:extLst>
                    </a:blip>
                    <a:stretch>
                      <a:fillRect/>
                    </a:stretch>
                  </pic:blipFill>
                  <pic:spPr>
                    <a:xfrm>
                      <a:off x="0" y="0"/>
                      <a:ext cx="5468113" cy="3134162"/>
                    </a:xfrm>
                    <a:prstGeom prst="rect">
                      <a:avLst/>
                    </a:prstGeom>
                  </pic:spPr>
                </pic:pic>
              </a:graphicData>
            </a:graphic>
          </wp:inline>
        </w:drawing>
      </w:r>
    </w:p>
    <w:p w14:paraId="3B087923" w14:textId="77777777" w:rsidR="00EE2341" w:rsidRDefault="00EE2341" w:rsidP="00EE2341"/>
    <w:p w14:paraId="00F64122" w14:textId="77777777" w:rsidR="00EE2341" w:rsidRDefault="00EE2341" w:rsidP="00EE2341"/>
    <w:p w14:paraId="53839FA7" w14:textId="2493011D" w:rsidR="00EE2341" w:rsidRPr="00EE2341" w:rsidRDefault="00EE2341" w:rsidP="00EE2341">
      <w:pPr>
        <w:pStyle w:val="Caption"/>
        <w:spacing w:line="240" w:lineRule="auto"/>
        <w:rPr>
          <w:b/>
          <w:bCs/>
        </w:rPr>
      </w:pPr>
      <w:r w:rsidRPr="00EE2341">
        <w:rPr>
          <w:b/>
          <w:bCs/>
        </w:rPr>
        <w:t xml:space="preserve">Table </w:t>
      </w:r>
      <w:r w:rsidRPr="00EE2341">
        <w:rPr>
          <w:b/>
          <w:bCs/>
        </w:rPr>
        <w:fldChar w:fldCharType="begin"/>
      </w:r>
      <w:r w:rsidRPr="00EE2341">
        <w:rPr>
          <w:b/>
          <w:bCs/>
        </w:rPr>
        <w:instrText xml:space="preserve"> SEQ Table \* ARABIC </w:instrText>
      </w:r>
      <w:r w:rsidRPr="00EE2341">
        <w:rPr>
          <w:b/>
          <w:bCs/>
        </w:rPr>
        <w:fldChar w:fldCharType="separate"/>
      </w:r>
      <w:r w:rsidR="00A205BB">
        <w:rPr>
          <w:b/>
          <w:bCs/>
          <w:noProof/>
        </w:rPr>
        <w:t>9</w:t>
      </w:r>
      <w:r w:rsidRPr="00EE2341">
        <w:rPr>
          <w:b/>
          <w:bCs/>
        </w:rPr>
        <w:fldChar w:fldCharType="end"/>
      </w:r>
      <w:r w:rsidRPr="00EE2341">
        <w:rPr>
          <w:b/>
          <w:bCs/>
        </w:rPr>
        <w:t xml:space="preserve"> </w:t>
      </w:r>
    </w:p>
    <w:p w14:paraId="2512680F" w14:textId="271B0B0C" w:rsidR="00EE2341" w:rsidRPr="00EE2341" w:rsidRDefault="00EE2341" w:rsidP="00EE2341">
      <w:pPr>
        <w:pStyle w:val="Caption"/>
        <w:spacing w:line="240" w:lineRule="auto"/>
        <w:rPr>
          <w:i/>
          <w:iCs w:val="0"/>
        </w:rPr>
      </w:pPr>
      <w:r w:rsidRPr="00EE2341">
        <w:rPr>
          <w:i/>
          <w:iCs w:val="0"/>
        </w:rPr>
        <w:t>Neural Network Metrics</w:t>
      </w:r>
    </w:p>
    <w:p w14:paraId="2C3ECAA1" w14:textId="3E2AACB4" w:rsidR="00EE2341" w:rsidRDefault="00EE2341" w:rsidP="00EE2341">
      <w:r>
        <w:rPr>
          <w:noProof/>
        </w:rPr>
        <w:drawing>
          <wp:inline distT="0" distB="0" distL="0" distR="0" wp14:anchorId="06304CB0" wp14:editId="16B48A25">
            <wp:extent cx="5468113" cy="3115110"/>
            <wp:effectExtent l="0" t="0" r="0" b="9525"/>
            <wp:docPr id="535027745" name="Picture 24"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027745" name="Picture 24" descr="A table with numbers and text&#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468113" cy="3115110"/>
                    </a:xfrm>
                    <a:prstGeom prst="rect">
                      <a:avLst/>
                    </a:prstGeom>
                  </pic:spPr>
                </pic:pic>
              </a:graphicData>
            </a:graphic>
          </wp:inline>
        </w:drawing>
      </w:r>
    </w:p>
    <w:p w14:paraId="39058383" w14:textId="102DDBD0" w:rsidR="00EE2341" w:rsidRPr="00EE2341" w:rsidRDefault="00EE2341" w:rsidP="00EE2341">
      <w:pPr>
        <w:pStyle w:val="Caption"/>
        <w:spacing w:line="240" w:lineRule="auto"/>
        <w:rPr>
          <w:b/>
          <w:bCs/>
        </w:rPr>
      </w:pPr>
      <w:r w:rsidRPr="00EE2341">
        <w:rPr>
          <w:b/>
          <w:bCs/>
        </w:rPr>
        <w:t xml:space="preserve">Table </w:t>
      </w:r>
      <w:r w:rsidRPr="00EE2341">
        <w:rPr>
          <w:b/>
          <w:bCs/>
        </w:rPr>
        <w:fldChar w:fldCharType="begin"/>
      </w:r>
      <w:r w:rsidRPr="00EE2341">
        <w:rPr>
          <w:b/>
          <w:bCs/>
        </w:rPr>
        <w:instrText xml:space="preserve"> SEQ Table \* ARABIC </w:instrText>
      </w:r>
      <w:r w:rsidRPr="00EE2341">
        <w:rPr>
          <w:b/>
          <w:bCs/>
        </w:rPr>
        <w:fldChar w:fldCharType="separate"/>
      </w:r>
      <w:r w:rsidR="00A205BB">
        <w:rPr>
          <w:b/>
          <w:bCs/>
          <w:noProof/>
        </w:rPr>
        <w:t>10</w:t>
      </w:r>
      <w:r w:rsidRPr="00EE2341">
        <w:rPr>
          <w:b/>
          <w:bCs/>
        </w:rPr>
        <w:fldChar w:fldCharType="end"/>
      </w:r>
      <w:r w:rsidRPr="00EE2341">
        <w:rPr>
          <w:b/>
          <w:bCs/>
        </w:rPr>
        <w:t xml:space="preserve"> </w:t>
      </w:r>
    </w:p>
    <w:p w14:paraId="7BAF4BD0" w14:textId="30C963C6" w:rsidR="00EE2341" w:rsidRPr="00EE2341" w:rsidRDefault="00EE2341" w:rsidP="00EE2341">
      <w:pPr>
        <w:pStyle w:val="Caption"/>
        <w:spacing w:line="240" w:lineRule="auto"/>
        <w:rPr>
          <w:i/>
          <w:iCs w:val="0"/>
        </w:rPr>
      </w:pPr>
      <w:r w:rsidRPr="00EE2341">
        <w:rPr>
          <w:i/>
          <w:iCs w:val="0"/>
        </w:rPr>
        <w:t>Gaussian Naïve Bayes Metrics</w:t>
      </w:r>
    </w:p>
    <w:p w14:paraId="14232667" w14:textId="41F44681" w:rsidR="00EE2341" w:rsidRDefault="00EE2341" w:rsidP="00EE2341">
      <w:r>
        <w:rPr>
          <w:noProof/>
        </w:rPr>
        <w:lastRenderedPageBreak/>
        <w:drawing>
          <wp:inline distT="0" distB="0" distL="0" distR="0" wp14:anchorId="5341A22C" wp14:editId="4200C9EB">
            <wp:extent cx="5487166" cy="3115110"/>
            <wp:effectExtent l="0" t="0" r="0" b="9525"/>
            <wp:docPr id="6679128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912815" name="Picture 667912815"/>
                    <pic:cNvPicPr/>
                  </pic:nvPicPr>
                  <pic:blipFill>
                    <a:blip r:embed="rId39">
                      <a:extLst>
                        <a:ext uri="{28A0092B-C50C-407E-A947-70E740481C1C}">
                          <a14:useLocalDpi xmlns:a14="http://schemas.microsoft.com/office/drawing/2010/main" val="0"/>
                        </a:ext>
                      </a:extLst>
                    </a:blip>
                    <a:stretch>
                      <a:fillRect/>
                    </a:stretch>
                  </pic:blipFill>
                  <pic:spPr>
                    <a:xfrm>
                      <a:off x="0" y="0"/>
                      <a:ext cx="5487166" cy="3115110"/>
                    </a:xfrm>
                    <a:prstGeom prst="rect">
                      <a:avLst/>
                    </a:prstGeom>
                  </pic:spPr>
                </pic:pic>
              </a:graphicData>
            </a:graphic>
          </wp:inline>
        </w:drawing>
      </w:r>
    </w:p>
    <w:p w14:paraId="17E09D6A" w14:textId="77777777" w:rsidR="00EE2341" w:rsidRDefault="00EE2341" w:rsidP="00EE2341"/>
    <w:p w14:paraId="6BDC99DA" w14:textId="77777777" w:rsidR="00EE2341" w:rsidRDefault="00EE2341" w:rsidP="00EE2341"/>
    <w:p w14:paraId="20A73C17" w14:textId="5434DE6C" w:rsidR="00EE2341" w:rsidRPr="00EE2341" w:rsidRDefault="00EE2341" w:rsidP="00EE2341">
      <w:pPr>
        <w:pStyle w:val="Caption"/>
        <w:spacing w:line="240" w:lineRule="auto"/>
        <w:rPr>
          <w:b/>
          <w:bCs/>
        </w:rPr>
      </w:pPr>
      <w:r w:rsidRPr="00EE2341">
        <w:rPr>
          <w:b/>
          <w:bCs/>
        </w:rPr>
        <w:t xml:space="preserve">Table </w:t>
      </w:r>
      <w:r w:rsidRPr="00EE2341">
        <w:rPr>
          <w:b/>
          <w:bCs/>
        </w:rPr>
        <w:fldChar w:fldCharType="begin"/>
      </w:r>
      <w:r w:rsidRPr="00EE2341">
        <w:rPr>
          <w:b/>
          <w:bCs/>
        </w:rPr>
        <w:instrText xml:space="preserve"> SEQ Table \* ARABIC </w:instrText>
      </w:r>
      <w:r w:rsidRPr="00EE2341">
        <w:rPr>
          <w:b/>
          <w:bCs/>
        </w:rPr>
        <w:fldChar w:fldCharType="separate"/>
      </w:r>
      <w:r w:rsidR="00A205BB">
        <w:rPr>
          <w:b/>
          <w:bCs/>
          <w:noProof/>
        </w:rPr>
        <w:t>11</w:t>
      </w:r>
      <w:r w:rsidRPr="00EE2341">
        <w:rPr>
          <w:b/>
          <w:bCs/>
        </w:rPr>
        <w:fldChar w:fldCharType="end"/>
      </w:r>
      <w:r w:rsidRPr="00EE2341">
        <w:rPr>
          <w:b/>
          <w:bCs/>
        </w:rPr>
        <w:t xml:space="preserve"> </w:t>
      </w:r>
    </w:p>
    <w:p w14:paraId="72110AE8" w14:textId="45246799" w:rsidR="00EE2341" w:rsidRPr="00EE2341" w:rsidRDefault="00EE2341" w:rsidP="00EE2341">
      <w:pPr>
        <w:pStyle w:val="Caption"/>
        <w:spacing w:line="240" w:lineRule="auto"/>
        <w:rPr>
          <w:i/>
          <w:iCs w:val="0"/>
        </w:rPr>
      </w:pPr>
      <w:r w:rsidRPr="00EE2341">
        <w:rPr>
          <w:i/>
          <w:iCs w:val="0"/>
        </w:rPr>
        <w:t>Random Forest Metrics</w:t>
      </w:r>
    </w:p>
    <w:p w14:paraId="09257A99" w14:textId="2333F7CB" w:rsidR="00EE2341" w:rsidRDefault="00EE2341" w:rsidP="00EE2341">
      <w:r>
        <w:rPr>
          <w:noProof/>
        </w:rPr>
        <w:drawing>
          <wp:inline distT="0" distB="0" distL="0" distR="0" wp14:anchorId="1BB5DF52" wp14:editId="5C775480">
            <wp:extent cx="5477639" cy="3115110"/>
            <wp:effectExtent l="0" t="0" r="0" b="9525"/>
            <wp:docPr id="5986774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77498" name="Picture 598677498"/>
                    <pic:cNvPicPr/>
                  </pic:nvPicPr>
                  <pic:blipFill>
                    <a:blip r:embed="rId40">
                      <a:extLst>
                        <a:ext uri="{28A0092B-C50C-407E-A947-70E740481C1C}">
                          <a14:useLocalDpi xmlns:a14="http://schemas.microsoft.com/office/drawing/2010/main" val="0"/>
                        </a:ext>
                      </a:extLst>
                    </a:blip>
                    <a:stretch>
                      <a:fillRect/>
                    </a:stretch>
                  </pic:blipFill>
                  <pic:spPr>
                    <a:xfrm>
                      <a:off x="0" y="0"/>
                      <a:ext cx="5477639" cy="3115110"/>
                    </a:xfrm>
                    <a:prstGeom prst="rect">
                      <a:avLst/>
                    </a:prstGeom>
                  </pic:spPr>
                </pic:pic>
              </a:graphicData>
            </a:graphic>
          </wp:inline>
        </w:drawing>
      </w:r>
    </w:p>
    <w:p w14:paraId="11656A81" w14:textId="694B423B" w:rsidR="00643FEB" w:rsidRPr="00643FEB" w:rsidRDefault="00643FEB" w:rsidP="00643FEB">
      <w:pPr>
        <w:pStyle w:val="Caption"/>
        <w:spacing w:line="240" w:lineRule="auto"/>
        <w:rPr>
          <w:b/>
          <w:bCs/>
        </w:rPr>
      </w:pPr>
      <w:r w:rsidRPr="00643FEB">
        <w:rPr>
          <w:b/>
          <w:bCs/>
        </w:rPr>
        <w:t xml:space="preserve">Table </w:t>
      </w:r>
      <w:r w:rsidRPr="00643FEB">
        <w:rPr>
          <w:b/>
          <w:bCs/>
        </w:rPr>
        <w:fldChar w:fldCharType="begin"/>
      </w:r>
      <w:r w:rsidRPr="00643FEB">
        <w:rPr>
          <w:b/>
          <w:bCs/>
        </w:rPr>
        <w:instrText xml:space="preserve"> SEQ Table \* ARABIC </w:instrText>
      </w:r>
      <w:r w:rsidRPr="00643FEB">
        <w:rPr>
          <w:b/>
          <w:bCs/>
        </w:rPr>
        <w:fldChar w:fldCharType="separate"/>
      </w:r>
      <w:r w:rsidR="00A205BB">
        <w:rPr>
          <w:b/>
          <w:bCs/>
          <w:noProof/>
        </w:rPr>
        <w:t>12</w:t>
      </w:r>
      <w:r w:rsidRPr="00643FEB">
        <w:rPr>
          <w:b/>
          <w:bCs/>
        </w:rPr>
        <w:fldChar w:fldCharType="end"/>
      </w:r>
      <w:r w:rsidRPr="00643FEB">
        <w:rPr>
          <w:b/>
          <w:bCs/>
        </w:rPr>
        <w:t xml:space="preserve"> </w:t>
      </w:r>
    </w:p>
    <w:p w14:paraId="451A49BD" w14:textId="18CD2732" w:rsidR="00643FEB" w:rsidRPr="00643FEB" w:rsidRDefault="00643FEB" w:rsidP="00643FEB">
      <w:pPr>
        <w:pStyle w:val="Caption"/>
        <w:spacing w:line="240" w:lineRule="auto"/>
        <w:rPr>
          <w:i/>
          <w:iCs w:val="0"/>
        </w:rPr>
      </w:pPr>
      <w:proofErr w:type="spellStart"/>
      <w:r w:rsidRPr="00643FEB">
        <w:rPr>
          <w:i/>
          <w:iCs w:val="0"/>
        </w:rPr>
        <w:t>XGBoost</w:t>
      </w:r>
      <w:proofErr w:type="spellEnd"/>
      <w:r w:rsidRPr="00643FEB">
        <w:rPr>
          <w:i/>
          <w:iCs w:val="0"/>
        </w:rPr>
        <w:t xml:space="preserve"> Metrics</w:t>
      </w:r>
    </w:p>
    <w:p w14:paraId="4A28B8CA" w14:textId="715840D1" w:rsidR="00643FEB" w:rsidRPr="00990B9D" w:rsidRDefault="00643FEB" w:rsidP="00EE2341">
      <w:r>
        <w:rPr>
          <w:noProof/>
        </w:rPr>
        <w:lastRenderedPageBreak/>
        <w:drawing>
          <wp:inline distT="0" distB="0" distL="0" distR="0" wp14:anchorId="61BB8B9C" wp14:editId="24D9438B">
            <wp:extent cx="5506218" cy="3143689"/>
            <wp:effectExtent l="0" t="0" r="0" b="0"/>
            <wp:docPr id="129962720" name="Picture 27"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2720" name="Picture 27" descr="A table with numbers and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506218" cy="3143689"/>
                    </a:xfrm>
                    <a:prstGeom prst="rect">
                      <a:avLst/>
                    </a:prstGeom>
                  </pic:spPr>
                </pic:pic>
              </a:graphicData>
            </a:graphic>
          </wp:inline>
        </w:drawing>
      </w:r>
    </w:p>
    <w:p w14:paraId="26F361A0" w14:textId="77777777" w:rsidR="00990B9D" w:rsidRPr="00990B9D" w:rsidRDefault="00990B9D" w:rsidP="00990B9D">
      <w:r w:rsidRPr="00990B9D">
        <w:t>These tabulated results establish the foundation for the formal statistical comparisons discussed in the following section.</w:t>
      </w:r>
    </w:p>
    <w:p w14:paraId="184AFFB4" w14:textId="77777777" w:rsidR="00990B9D" w:rsidRDefault="00990B9D" w:rsidP="00990B9D"/>
    <w:p w14:paraId="08920C66" w14:textId="420A1817" w:rsidR="007F2702" w:rsidRDefault="007F2702" w:rsidP="00B305FF">
      <w:pPr>
        <w:pStyle w:val="Heading3"/>
      </w:pPr>
      <w:r w:rsidRPr="00BD7A65">
        <w:t>Data Analysis</w:t>
      </w:r>
    </w:p>
    <w:p w14:paraId="5425EBF5" w14:textId="3E1548C0" w:rsidR="00334FDD" w:rsidRDefault="00334FDD" w:rsidP="00334FDD">
      <w:pPr>
        <w:ind w:firstLine="720"/>
      </w:pPr>
      <w:r w:rsidRPr="00334FDD">
        <w:t>Statistical analyses were conducted to evaluate both the quality of unsupervised clustering and the performance differences among supervised model configurations, with direct alignment to the study’s hypotheses.</w:t>
      </w:r>
    </w:p>
    <w:p w14:paraId="0D4B102D" w14:textId="7E70DBC5" w:rsidR="00334FDD" w:rsidRDefault="00334FDD" w:rsidP="00334FDD">
      <w:pPr>
        <w:ind w:firstLine="720"/>
      </w:pPr>
      <w:r w:rsidRPr="00334FDD">
        <w:t>To assess whether clustering quality varied across feature configurations, Silhouette Scores and Davies-Bouldin Indices were computed for each algorithm-feature pairing. Additionally, the maximum average fraud ratio across clusters</w:t>
      </w:r>
      <w:r w:rsidR="00163FEF">
        <w:t xml:space="preserve"> and the amount of fraud captured in DBSCAN as noise</w:t>
      </w:r>
      <w:r w:rsidRPr="00334FDD">
        <w:t xml:space="preserve"> was calculated as an external reference metric to capture how well each algorithm surfaced groupings enriched with known fraud cases. </w:t>
      </w:r>
      <w:r w:rsidR="00163FEF">
        <w:t xml:space="preserve"> </w:t>
      </w:r>
      <w:r w:rsidRPr="00334FDD">
        <w:t xml:space="preserve">These comparative metrics are reported </w:t>
      </w:r>
      <w:r w:rsidR="00163FEF">
        <w:t xml:space="preserve">below in </w:t>
      </w:r>
      <w:r w:rsidR="0018709E">
        <w:t>t</w:t>
      </w:r>
      <w:r w:rsidR="00056181">
        <w:t>ables 7 through 10</w:t>
      </w:r>
      <w:r w:rsidRPr="00334FDD">
        <w:t>.</w:t>
      </w:r>
    </w:p>
    <w:p w14:paraId="7CC68735" w14:textId="77777777" w:rsidR="004A1270" w:rsidRDefault="004A1270" w:rsidP="00334FDD">
      <w:pPr>
        <w:ind w:firstLine="720"/>
      </w:pPr>
    </w:p>
    <w:p w14:paraId="4E199CB3" w14:textId="77777777" w:rsidR="004A1270" w:rsidRDefault="004A1270" w:rsidP="00334FDD">
      <w:pPr>
        <w:ind w:firstLine="720"/>
      </w:pPr>
    </w:p>
    <w:p w14:paraId="7A083296" w14:textId="77777777" w:rsidR="004A1270" w:rsidRDefault="004A1270" w:rsidP="00334FDD">
      <w:pPr>
        <w:ind w:firstLine="720"/>
      </w:pPr>
    </w:p>
    <w:p w14:paraId="63D1113E" w14:textId="77777777" w:rsidR="004A1270" w:rsidRDefault="004A1270" w:rsidP="00334FDD">
      <w:pPr>
        <w:ind w:firstLine="720"/>
      </w:pPr>
    </w:p>
    <w:p w14:paraId="26FFA29E" w14:textId="77777777" w:rsidR="004A1270" w:rsidRDefault="004A1270" w:rsidP="00334FDD">
      <w:pPr>
        <w:ind w:firstLine="720"/>
      </w:pPr>
    </w:p>
    <w:p w14:paraId="183FAF28" w14:textId="77777777" w:rsidR="004A1270" w:rsidRDefault="004A1270" w:rsidP="00334FDD">
      <w:pPr>
        <w:ind w:firstLine="720"/>
      </w:pPr>
    </w:p>
    <w:p w14:paraId="596B2D62" w14:textId="77777777" w:rsidR="004A1270" w:rsidRDefault="004A1270" w:rsidP="00334FDD">
      <w:pPr>
        <w:ind w:firstLine="720"/>
      </w:pPr>
    </w:p>
    <w:p w14:paraId="770F89F7" w14:textId="77777777" w:rsidR="004A1270" w:rsidRDefault="004A1270" w:rsidP="00334FDD">
      <w:pPr>
        <w:ind w:firstLine="720"/>
      </w:pPr>
    </w:p>
    <w:p w14:paraId="11CD38BE" w14:textId="77777777" w:rsidR="005C38A3" w:rsidRDefault="005C38A3" w:rsidP="00334FDD">
      <w:pPr>
        <w:ind w:firstLine="720"/>
      </w:pPr>
    </w:p>
    <w:p w14:paraId="66555FC1" w14:textId="77777777" w:rsidR="005C38A3" w:rsidRDefault="005C38A3" w:rsidP="00334FDD">
      <w:pPr>
        <w:ind w:firstLine="720"/>
      </w:pPr>
    </w:p>
    <w:p w14:paraId="7100EE40" w14:textId="77777777" w:rsidR="00F07C97" w:rsidRDefault="00F07C97" w:rsidP="005C38A3">
      <w:pPr>
        <w:pStyle w:val="Caption"/>
        <w:spacing w:line="240" w:lineRule="auto"/>
        <w:rPr>
          <w:b/>
          <w:bCs/>
        </w:rPr>
      </w:pPr>
    </w:p>
    <w:p w14:paraId="48E304D1" w14:textId="77777777" w:rsidR="00F07C97" w:rsidRDefault="00F07C97" w:rsidP="005C38A3">
      <w:pPr>
        <w:pStyle w:val="Caption"/>
        <w:spacing w:line="240" w:lineRule="auto"/>
        <w:rPr>
          <w:b/>
          <w:bCs/>
        </w:rPr>
      </w:pPr>
    </w:p>
    <w:p w14:paraId="5665AF6C" w14:textId="77777777" w:rsidR="00F07C97" w:rsidRDefault="00F07C97" w:rsidP="005C38A3">
      <w:pPr>
        <w:pStyle w:val="Caption"/>
        <w:spacing w:line="240" w:lineRule="auto"/>
        <w:rPr>
          <w:b/>
          <w:bCs/>
        </w:rPr>
      </w:pPr>
    </w:p>
    <w:p w14:paraId="3C3ABF3D" w14:textId="77777777" w:rsidR="00F07C97" w:rsidRDefault="00F07C97" w:rsidP="005C38A3">
      <w:pPr>
        <w:pStyle w:val="Caption"/>
        <w:spacing w:line="240" w:lineRule="auto"/>
        <w:rPr>
          <w:b/>
          <w:bCs/>
        </w:rPr>
      </w:pPr>
    </w:p>
    <w:p w14:paraId="0AE023C2" w14:textId="1607970E" w:rsidR="005C38A3" w:rsidRPr="005C38A3" w:rsidRDefault="005C38A3" w:rsidP="005C38A3">
      <w:pPr>
        <w:pStyle w:val="Caption"/>
        <w:spacing w:line="240" w:lineRule="auto"/>
        <w:rPr>
          <w:b/>
          <w:bCs/>
        </w:rPr>
      </w:pPr>
      <w:r w:rsidRPr="005C38A3">
        <w:rPr>
          <w:b/>
          <w:bCs/>
        </w:rPr>
        <w:t xml:space="preserve">Table </w:t>
      </w:r>
      <w:r w:rsidRPr="005C38A3">
        <w:rPr>
          <w:b/>
          <w:bCs/>
        </w:rPr>
        <w:fldChar w:fldCharType="begin"/>
      </w:r>
      <w:r w:rsidRPr="005C38A3">
        <w:rPr>
          <w:b/>
          <w:bCs/>
        </w:rPr>
        <w:instrText xml:space="preserve"> SEQ Table \* ARABIC </w:instrText>
      </w:r>
      <w:r w:rsidRPr="005C38A3">
        <w:rPr>
          <w:b/>
          <w:bCs/>
        </w:rPr>
        <w:fldChar w:fldCharType="separate"/>
      </w:r>
      <w:r w:rsidR="00A205BB">
        <w:rPr>
          <w:b/>
          <w:bCs/>
          <w:noProof/>
        </w:rPr>
        <w:t>13</w:t>
      </w:r>
      <w:r w:rsidRPr="005C38A3">
        <w:rPr>
          <w:b/>
          <w:bCs/>
        </w:rPr>
        <w:fldChar w:fldCharType="end"/>
      </w:r>
      <w:r w:rsidRPr="005C38A3">
        <w:rPr>
          <w:b/>
          <w:bCs/>
        </w:rPr>
        <w:t xml:space="preserve"> </w:t>
      </w:r>
    </w:p>
    <w:p w14:paraId="76A524B7" w14:textId="47BBCE24" w:rsidR="005C38A3" w:rsidRPr="005C38A3" w:rsidRDefault="005C38A3" w:rsidP="005C38A3">
      <w:pPr>
        <w:pStyle w:val="Caption"/>
        <w:spacing w:line="240" w:lineRule="auto"/>
        <w:rPr>
          <w:i/>
          <w:iCs w:val="0"/>
        </w:rPr>
      </w:pPr>
      <w:r w:rsidRPr="005C38A3">
        <w:rPr>
          <w:i/>
          <w:iCs w:val="0"/>
        </w:rPr>
        <w:t>K-Means Clustering Metrics</w:t>
      </w:r>
    </w:p>
    <w:p w14:paraId="5E88F02A" w14:textId="168C1439" w:rsidR="004A1270" w:rsidRDefault="004A1270" w:rsidP="004A1270">
      <w:r>
        <w:rPr>
          <w:noProof/>
        </w:rPr>
        <w:lastRenderedPageBreak/>
        <w:drawing>
          <wp:inline distT="0" distB="0" distL="0" distR="0" wp14:anchorId="37BB9A8B" wp14:editId="7523670A">
            <wp:extent cx="4401164" cy="6049219"/>
            <wp:effectExtent l="0" t="0" r="0" b="8890"/>
            <wp:docPr id="533260721" name="Picture 18" descr="A table of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60721" name="Picture 18" descr="A table of numbers and letters&#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401164" cy="6049219"/>
                    </a:xfrm>
                    <a:prstGeom prst="rect">
                      <a:avLst/>
                    </a:prstGeom>
                  </pic:spPr>
                </pic:pic>
              </a:graphicData>
            </a:graphic>
          </wp:inline>
        </w:drawing>
      </w:r>
    </w:p>
    <w:p w14:paraId="259AFB2A" w14:textId="77777777" w:rsidR="004A1270" w:rsidRDefault="004A1270" w:rsidP="004A1270"/>
    <w:p w14:paraId="7E955F5B" w14:textId="77777777" w:rsidR="004A1270" w:rsidRDefault="004A1270" w:rsidP="004A1270"/>
    <w:p w14:paraId="7235B789" w14:textId="77777777" w:rsidR="004A1270" w:rsidRDefault="004A1270" w:rsidP="004A1270"/>
    <w:p w14:paraId="49E927DC" w14:textId="77777777" w:rsidR="004A1270" w:rsidRDefault="004A1270" w:rsidP="004A1270"/>
    <w:p w14:paraId="14D9ECE4" w14:textId="3509473D" w:rsidR="005C38A3" w:rsidRPr="005C38A3" w:rsidRDefault="005C38A3" w:rsidP="005C38A3">
      <w:pPr>
        <w:pStyle w:val="Caption"/>
        <w:spacing w:line="240" w:lineRule="auto"/>
        <w:rPr>
          <w:b/>
          <w:bCs/>
        </w:rPr>
      </w:pPr>
      <w:r w:rsidRPr="005C38A3">
        <w:rPr>
          <w:b/>
          <w:bCs/>
        </w:rPr>
        <w:t xml:space="preserve">Table </w:t>
      </w:r>
      <w:r w:rsidRPr="005C38A3">
        <w:rPr>
          <w:b/>
          <w:bCs/>
        </w:rPr>
        <w:fldChar w:fldCharType="begin"/>
      </w:r>
      <w:r w:rsidRPr="005C38A3">
        <w:rPr>
          <w:b/>
          <w:bCs/>
        </w:rPr>
        <w:instrText xml:space="preserve"> SEQ Table \* ARABIC </w:instrText>
      </w:r>
      <w:r w:rsidRPr="005C38A3">
        <w:rPr>
          <w:b/>
          <w:bCs/>
        </w:rPr>
        <w:fldChar w:fldCharType="separate"/>
      </w:r>
      <w:r w:rsidR="00A205BB">
        <w:rPr>
          <w:b/>
          <w:bCs/>
          <w:noProof/>
        </w:rPr>
        <w:t>14</w:t>
      </w:r>
      <w:r w:rsidRPr="005C38A3">
        <w:rPr>
          <w:b/>
          <w:bCs/>
        </w:rPr>
        <w:fldChar w:fldCharType="end"/>
      </w:r>
      <w:r w:rsidRPr="005C38A3">
        <w:rPr>
          <w:b/>
          <w:bCs/>
        </w:rPr>
        <w:t xml:space="preserve"> </w:t>
      </w:r>
    </w:p>
    <w:p w14:paraId="06F58472" w14:textId="7B876927" w:rsidR="005C38A3" w:rsidRPr="005C38A3" w:rsidRDefault="005C38A3" w:rsidP="005C38A3">
      <w:pPr>
        <w:pStyle w:val="Caption"/>
        <w:spacing w:line="240" w:lineRule="auto"/>
        <w:rPr>
          <w:i/>
          <w:iCs w:val="0"/>
        </w:rPr>
      </w:pPr>
      <w:r w:rsidRPr="005C38A3">
        <w:rPr>
          <w:i/>
          <w:iCs w:val="0"/>
        </w:rPr>
        <w:t>Hierarchical Clustering Metrics</w:t>
      </w:r>
    </w:p>
    <w:p w14:paraId="0AE2A856" w14:textId="002E2617" w:rsidR="004A1270" w:rsidRDefault="004A1270" w:rsidP="004A1270">
      <w:r>
        <w:rPr>
          <w:noProof/>
        </w:rPr>
        <w:lastRenderedPageBreak/>
        <w:drawing>
          <wp:inline distT="0" distB="0" distL="0" distR="0" wp14:anchorId="0577E66C" wp14:editId="505DAFB1">
            <wp:extent cx="4363059" cy="3629532"/>
            <wp:effectExtent l="0" t="0" r="0" b="9525"/>
            <wp:docPr id="5703947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94743" name="Picture 570394743"/>
                    <pic:cNvPicPr/>
                  </pic:nvPicPr>
                  <pic:blipFill>
                    <a:blip r:embed="rId43">
                      <a:extLst>
                        <a:ext uri="{28A0092B-C50C-407E-A947-70E740481C1C}">
                          <a14:useLocalDpi xmlns:a14="http://schemas.microsoft.com/office/drawing/2010/main" val="0"/>
                        </a:ext>
                      </a:extLst>
                    </a:blip>
                    <a:stretch>
                      <a:fillRect/>
                    </a:stretch>
                  </pic:blipFill>
                  <pic:spPr>
                    <a:xfrm>
                      <a:off x="0" y="0"/>
                      <a:ext cx="4363059" cy="3629532"/>
                    </a:xfrm>
                    <a:prstGeom prst="rect">
                      <a:avLst/>
                    </a:prstGeom>
                  </pic:spPr>
                </pic:pic>
              </a:graphicData>
            </a:graphic>
          </wp:inline>
        </w:drawing>
      </w:r>
    </w:p>
    <w:p w14:paraId="6E58290C" w14:textId="77777777" w:rsidR="004A1270" w:rsidRDefault="004A1270" w:rsidP="004A1270"/>
    <w:p w14:paraId="6F9B91D6" w14:textId="77777777" w:rsidR="004A1270" w:rsidRDefault="004A1270" w:rsidP="004A1270"/>
    <w:p w14:paraId="53C40D0B" w14:textId="77777777" w:rsidR="004A1270" w:rsidRDefault="004A1270" w:rsidP="004A1270"/>
    <w:p w14:paraId="4EA3BAF4" w14:textId="77777777" w:rsidR="004A1270" w:rsidRDefault="004A1270" w:rsidP="004A1270"/>
    <w:p w14:paraId="36D32AAD" w14:textId="77777777" w:rsidR="004A1270" w:rsidRDefault="004A1270" w:rsidP="004A1270"/>
    <w:p w14:paraId="7F193481" w14:textId="77777777" w:rsidR="004A1270" w:rsidRDefault="004A1270" w:rsidP="004A1270"/>
    <w:p w14:paraId="7682BCEF" w14:textId="77777777" w:rsidR="004A1270" w:rsidRDefault="004A1270" w:rsidP="004A1270"/>
    <w:p w14:paraId="0FBA4D4C" w14:textId="77777777" w:rsidR="004A1270" w:rsidRDefault="004A1270" w:rsidP="004A1270"/>
    <w:p w14:paraId="5D908B35" w14:textId="77777777" w:rsidR="004A1270" w:rsidRDefault="004A1270" w:rsidP="004A1270"/>
    <w:p w14:paraId="69918FC0" w14:textId="77777777" w:rsidR="004A1270" w:rsidRDefault="004A1270" w:rsidP="004A1270"/>
    <w:p w14:paraId="363648CC" w14:textId="77777777" w:rsidR="004A1270" w:rsidRDefault="004A1270" w:rsidP="004A1270"/>
    <w:p w14:paraId="45F113EA" w14:textId="17897DA3" w:rsidR="005C38A3" w:rsidRPr="005C38A3" w:rsidRDefault="005C38A3" w:rsidP="005C38A3">
      <w:pPr>
        <w:pStyle w:val="Caption"/>
        <w:spacing w:line="240" w:lineRule="auto"/>
        <w:rPr>
          <w:b/>
          <w:bCs/>
        </w:rPr>
      </w:pPr>
      <w:r w:rsidRPr="005C38A3">
        <w:rPr>
          <w:b/>
          <w:bCs/>
        </w:rPr>
        <w:t xml:space="preserve">Table </w:t>
      </w:r>
      <w:r w:rsidRPr="005C38A3">
        <w:rPr>
          <w:b/>
          <w:bCs/>
        </w:rPr>
        <w:fldChar w:fldCharType="begin"/>
      </w:r>
      <w:r w:rsidRPr="005C38A3">
        <w:rPr>
          <w:b/>
          <w:bCs/>
        </w:rPr>
        <w:instrText xml:space="preserve"> SEQ Table \* ARABIC </w:instrText>
      </w:r>
      <w:r w:rsidRPr="005C38A3">
        <w:rPr>
          <w:b/>
          <w:bCs/>
        </w:rPr>
        <w:fldChar w:fldCharType="separate"/>
      </w:r>
      <w:r w:rsidR="00A205BB">
        <w:rPr>
          <w:b/>
          <w:bCs/>
          <w:noProof/>
        </w:rPr>
        <w:t>15</w:t>
      </w:r>
      <w:r w:rsidRPr="005C38A3">
        <w:rPr>
          <w:b/>
          <w:bCs/>
        </w:rPr>
        <w:fldChar w:fldCharType="end"/>
      </w:r>
      <w:r w:rsidRPr="005C38A3">
        <w:rPr>
          <w:b/>
          <w:bCs/>
        </w:rPr>
        <w:t xml:space="preserve"> </w:t>
      </w:r>
    </w:p>
    <w:p w14:paraId="06E682F2" w14:textId="36CBDD2F" w:rsidR="005C38A3" w:rsidRPr="005C38A3" w:rsidRDefault="005C38A3" w:rsidP="005C38A3">
      <w:pPr>
        <w:pStyle w:val="Caption"/>
        <w:spacing w:line="240" w:lineRule="auto"/>
        <w:rPr>
          <w:i/>
          <w:iCs w:val="0"/>
        </w:rPr>
      </w:pPr>
      <w:r w:rsidRPr="005C38A3">
        <w:rPr>
          <w:i/>
          <w:iCs w:val="0"/>
        </w:rPr>
        <w:t>DBSCAN Clustering Metrics, Full Feature Set</w:t>
      </w:r>
    </w:p>
    <w:p w14:paraId="133FDCD6" w14:textId="0662E04E" w:rsidR="004A1270" w:rsidRDefault="004A1270" w:rsidP="004A1270">
      <w:r>
        <w:rPr>
          <w:noProof/>
        </w:rPr>
        <w:lastRenderedPageBreak/>
        <w:drawing>
          <wp:inline distT="0" distB="0" distL="0" distR="0" wp14:anchorId="1A43B98D" wp14:editId="59796FEF">
            <wp:extent cx="5943600" cy="7663180"/>
            <wp:effectExtent l="0" t="0" r="0" b="0"/>
            <wp:docPr id="1494245113" name="Picture 20" descr="A table of number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45113" name="Picture 20" descr="A table of numbers with numbers&#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943600" cy="7663180"/>
                    </a:xfrm>
                    <a:prstGeom prst="rect">
                      <a:avLst/>
                    </a:prstGeom>
                  </pic:spPr>
                </pic:pic>
              </a:graphicData>
            </a:graphic>
          </wp:inline>
        </w:drawing>
      </w:r>
    </w:p>
    <w:p w14:paraId="33F8A8D3" w14:textId="3AB8D3A2" w:rsidR="005C38A3" w:rsidRPr="005C38A3" w:rsidRDefault="005C38A3" w:rsidP="005C38A3">
      <w:pPr>
        <w:pStyle w:val="Caption"/>
        <w:spacing w:line="240" w:lineRule="auto"/>
        <w:rPr>
          <w:b/>
          <w:bCs/>
        </w:rPr>
      </w:pPr>
      <w:r w:rsidRPr="005C38A3">
        <w:rPr>
          <w:b/>
          <w:bCs/>
        </w:rPr>
        <w:t xml:space="preserve">Table </w:t>
      </w:r>
      <w:r w:rsidRPr="005C38A3">
        <w:rPr>
          <w:b/>
          <w:bCs/>
        </w:rPr>
        <w:fldChar w:fldCharType="begin"/>
      </w:r>
      <w:r w:rsidRPr="005C38A3">
        <w:rPr>
          <w:b/>
          <w:bCs/>
        </w:rPr>
        <w:instrText xml:space="preserve"> SEQ Table \* ARABIC </w:instrText>
      </w:r>
      <w:r w:rsidRPr="005C38A3">
        <w:rPr>
          <w:b/>
          <w:bCs/>
        </w:rPr>
        <w:fldChar w:fldCharType="separate"/>
      </w:r>
      <w:r w:rsidR="00A205BB">
        <w:rPr>
          <w:b/>
          <w:bCs/>
          <w:noProof/>
        </w:rPr>
        <w:t>16</w:t>
      </w:r>
      <w:r w:rsidRPr="005C38A3">
        <w:rPr>
          <w:b/>
          <w:bCs/>
        </w:rPr>
        <w:fldChar w:fldCharType="end"/>
      </w:r>
      <w:r w:rsidRPr="005C38A3">
        <w:rPr>
          <w:b/>
          <w:bCs/>
        </w:rPr>
        <w:t xml:space="preserve"> </w:t>
      </w:r>
    </w:p>
    <w:p w14:paraId="461CF5F9" w14:textId="3D48FC02" w:rsidR="005C38A3" w:rsidRPr="005C38A3" w:rsidRDefault="005C38A3" w:rsidP="005C38A3">
      <w:pPr>
        <w:pStyle w:val="Caption"/>
        <w:spacing w:line="240" w:lineRule="auto"/>
        <w:rPr>
          <w:i/>
          <w:iCs w:val="0"/>
        </w:rPr>
      </w:pPr>
      <w:r w:rsidRPr="005C38A3">
        <w:rPr>
          <w:i/>
          <w:iCs w:val="0"/>
        </w:rPr>
        <w:lastRenderedPageBreak/>
        <w:t>DBSCAN Clustering Metrics, PCA Feature Subset</w:t>
      </w:r>
    </w:p>
    <w:p w14:paraId="7A4F997F" w14:textId="2A9A61C4" w:rsidR="004A1270" w:rsidRDefault="004A1270" w:rsidP="004A1270">
      <w:r>
        <w:rPr>
          <w:noProof/>
        </w:rPr>
        <w:drawing>
          <wp:inline distT="0" distB="0" distL="0" distR="0" wp14:anchorId="7FA576DD" wp14:editId="6365C70B">
            <wp:extent cx="5809835" cy="7629753"/>
            <wp:effectExtent l="0" t="0" r="635" b="0"/>
            <wp:docPr id="470028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2804" name="Picture 47002804"/>
                    <pic:cNvPicPr/>
                  </pic:nvPicPr>
                  <pic:blipFill>
                    <a:blip r:embed="rId45">
                      <a:extLst>
                        <a:ext uri="{28A0092B-C50C-407E-A947-70E740481C1C}">
                          <a14:useLocalDpi xmlns:a14="http://schemas.microsoft.com/office/drawing/2010/main" val="0"/>
                        </a:ext>
                      </a:extLst>
                    </a:blip>
                    <a:stretch>
                      <a:fillRect/>
                    </a:stretch>
                  </pic:blipFill>
                  <pic:spPr>
                    <a:xfrm>
                      <a:off x="0" y="0"/>
                      <a:ext cx="5813217" cy="7634195"/>
                    </a:xfrm>
                    <a:prstGeom prst="rect">
                      <a:avLst/>
                    </a:prstGeom>
                  </pic:spPr>
                </pic:pic>
              </a:graphicData>
            </a:graphic>
          </wp:inline>
        </w:drawing>
      </w:r>
    </w:p>
    <w:p w14:paraId="28A5DDE1" w14:textId="366DAB7A" w:rsidR="00163FEF" w:rsidRDefault="00163FEF" w:rsidP="00163FEF"/>
    <w:p w14:paraId="51D94346" w14:textId="102CBDEA" w:rsidR="00334FDD" w:rsidRDefault="00334FDD" w:rsidP="00334FDD">
      <w:pPr>
        <w:ind w:firstLine="720"/>
      </w:pPr>
      <w:r w:rsidRPr="00334FDD">
        <w:t xml:space="preserve">A two-way ANOVA was conducted </w:t>
      </w:r>
      <w:commentRangeStart w:id="168"/>
      <w:r w:rsidRPr="00334FDD">
        <w:t>to</w:t>
      </w:r>
      <w:commentRangeEnd w:id="168"/>
      <w:r w:rsidR="005A35E9">
        <w:rPr>
          <w:rStyle w:val="CommentReference"/>
          <w:rFonts w:eastAsia="Times New Roman" w:cs="Arial"/>
          <w:szCs w:val="20"/>
        </w:rPr>
        <w:commentReference w:id="168"/>
      </w:r>
      <w:r w:rsidRPr="00334FDD">
        <w:t xml:space="preserve"> </w:t>
      </w:r>
      <w:del w:id="169" w:author="Irene Tsapara" w:date="2025-06-26T13:49:00Z" w16du:dateUtc="2025-06-26T18:49:00Z">
        <w:r w:rsidRPr="00334FDD" w:rsidDel="005A35E9">
          <w:delText>test for</w:delText>
        </w:r>
      </w:del>
      <w:ins w:id="170" w:author="Irene Tsapara" w:date="2025-06-26T13:49:00Z" w16du:dateUtc="2025-06-26T18:49:00Z">
        <w:r w:rsidR="005A35E9" w:rsidRPr="00334FDD">
          <w:t>test</w:t>
        </w:r>
      </w:ins>
      <w:r w:rsidRPr="00334FDD">
        <w:t xml:space="preserve"> statistically significant differences across </w:t>
      </w:r>
      <w:r w:rsidR="00A205BB">
        <w:t xml:space="preserve">supervised </w:t>
      </w:r>
      <w:r w:rsidRPr="00334FDD">
        <w:t>model types and clustering configurations.</w:t>
      </w:r>
      <w:r w:rsidR="00A205BB">
        <w:t xml:space="preserve"> Table 17</w:t>
      </w:r>
      <w:r w:rsidRPr="00334FDD">
        <w:t xml:space="preserve"> presents the ANOVA results, and </w:t>
      </w:r>
      <w:r w:rsidR="00A205BB">
        <w:t>table 18</w:t>
      </w:r>
      <w:r w:rsidRPr="00334FDD">
        <w:t xml:space="preserve"> reports the outcomes of Tukey HSD post-hoc comparisons for </w:t>
      </w:r>
      <w:r w:rsidR="00A205BB">
        <w:t>significant</w:t>
      </w:r>
      <w:r w:rsidRPr="00334FDD">
        <w:t xml:space="preserve"> pairings</w:t>
      </w:r>
      <w:r w:rsidR="00A205BB">
        <w:t xml:space="preserve"> (full results are included in the appendix)</w:t>
      </w:r>
      <w:r w:rsidRPr="00334FDD">
        <w:t>.</w:t>
      </w:r>
    </w:p>
    <w:p w14:paraId="02E3AC81" w14:textId="3E8C6128" w:rsidR="007B5F91" w:rsidRPr="007B5F91" w:rsidRDefault="007B5F91" w:rsidP="007B5F91">
      <w:pPr>
        <w:pStyle w:val="Caption"/>
        <w:spacing w:line="240" w:lineRule="auto"/>
        <w:rPr>
          <w:b/>
          <w:bCs/>
        </w:rPr>
      </w:pPr>
      <w:r w:rsidRPr="007B5F91">
        <w:rPr>
          <w:b/>
          <w:bCs/>
        </w:rPr>
        <w:t xml:space="preserve">Table </w:t>
      </w:r>
      <w:r w:rsidRPr="007B5F91">
        <w:rPr>
          <w:b/>
          <w:bCs/>
        </w:rPr>
        <w:fldChar w:fldCharType="begin"/>
      </w:r>
      <w:r w:rsidRPr="007B5F91">
        <w:rPr>
          <w:b/>
          <w:bCs/>
        </w:rPr>
        <w:instrText xml:space="preserve"> SEQ Table \* ARABIC </w:instrText>
      </w:r>
      <w:r w:rsidRPr="007B5F91">
        <w:rPr>
          <w:b/>
          <w:bCs/>
        </w:rPr>
        <w:fldChar w:fldCharType="separate"/>
      </w:r>
      <w:r w:rsidR="00A205BB">
        <w:rPr>
          <w:b/>
          <w:bCs/>
          <w:noProof/>
        </w:rPr>
        <w:t>17</w:t>
      </w:r>
      <w:r w:rsidRPr="007B5F91">
        <w:rPr>
          <w:b/>
          <w:bCs/>
        </w:rPr>
        <w:fldChar w:fldCharType="end"/>
      </w:r>
      <w:r w:rsidRPr="007B5F91">
        <w:rPr>
          <w:b/>
          <w:bCs/>
        </w:rPr>
        <w:t xml:space="preserve"> </w:t>
      </w:r>
    </w:p>
    <w:p w14:paraId="16F3B3B7" w14:textId="676E05DC" w:rsidR="007B5F91" w:rsidRPr="007B5F91" w:rsidRDefault="007B5F91" w:rsidP="007B5F91">
      <w:pPr>
        <w:pStyle w:val="Caption"/>
        <w:spacing w:line="240" w:lineRule="auto"/>
        <w:rPr>
          <w:i/>
          <w:iCs w:val="0"/>
        </w:rPr>
      </w:pPr>
      <w:r w:rsidRPr="007B5F91">
        <w:rPr>
          <w:i/>
          <w:iCs w:val="0"/>
        </w:rPr>
        <w:t>ANOVA Results</w:t>
      </w:r>
    </w:p>
    <w:p w14:paraId="173992F3" w14:textId="0C4544F2" w:rsidR="00A205BB" w:rsidRDefault="007B5F91" w:rsidP="007B5F91">
      <w:commentRangeStart w:id="171"/>
      <w:r>
        <w:rPr>
          <w:noProof/>
        </w:rPr>
        <w:drawing>
          <wp:inline distT="0" distB="0" distL="0" distR="0" wp14:anchorId="03A34AC7" wp14:editId="6D5DB8AD">
            <wp:extent cx="1743318" cy="2029108"/>
            <wp:effectExtent l="0" t="0" r="9525" b="9525"/>
            <wp:docPr id="15234145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4511" name="Picture 1523414511"/>
                    <pic:cNvPicPr/>
                  </pic:nvPicPr>
                  <pic:blipFill>
                    <a:blip r:embed="rId46">
                      <a:extLst>
                        <a:ext uri="{28A0092B-C50C-407E-A947-70E740481C1C}">
                          <a14:useLocalDpi xmlns:a14="http://schemas.microsoft.com/office/drawing/2010/main" val="0"/>
                        </a:ext>
                      </a:extLst>
                    </a:blip>
                    <a:stretch>
                      <a:fillRect/>
                    </a:stretch>
                  </pic:blipFill>
                  <pic:spPr>
                    <a:xfrm>
                      <a:off x="0" y="0"/>
                      <a:ext cx="1743318" cy="2029108"/>
                    </a:xfrm>
                    <a:prstGeom prst="rect">
                      <a:avLst/>
                    </a:prstGeom>
                  </pic:spPr>
                </pic:pic>
              </a:graphicData>
            </a:graphic>
          </wp:inline>
        </w:drawing>
      </w:r>
      <w:commentRangeEnd w:id="171"/>
      <w:r w:rsidR="0030217B">
        <w:rPr>
          <w:rStyle w:val="CommentReference"/>
          <w:rFonts w:eastAsia="Times New Roman" w:cs="Arial"/>
          <w:szCs w:val="20"/>
        </w:rPr>
        <w:commentReference w:id="171"/>
      </w:r>
    </w:p>
    <w:p w14:paraId="4D8E25A6" w14:textId="77777777" w:rsidR="00A205BB" w:rsidRPr="00A205BB" w:rsidRDefault="00A205BB" w:rsidP="00A205BB">
      <w:pPr>
        <w:pStyle w:val="Caption"/>
        <w:spacing w:line="240" w:lineRule="auto"/>
        <w:rPr>
          <w:b/>
          <w:bCs/>
        </w:rPr>
      </w:pPr>
      <w:r w:rsidRPr="00A205BB">
        <w:rPr>
          <w:b/>
          <w:bCs/>
        </w:rPr>
        <w:t xml:space="preserve">Table </w:t>
      </w:r>
      <w:r w:rsidRPr="00A205BB">
        <w:rPr>
          <w:b/>
          <w:bCs/>
        </w:rPr>
        <w:fldChar w:fldCharType="begin"/>
      </w:r>
      <w:r w:rsidRPr="00A205BB">
        <w:rPr>
          <w:b/>
          <w:bCs/>
        </w:rPr>
        <w:instrText xml:space="preserve"> SEQ Table \* ARABIC </w:instrText>
      </w:r>
      <w:r w:rsidRPr="00A205BB">
        <w:rPr>
          <w:b/>
          <w:bCs/>
        </w:rPr>
        <w:fldChar w:fldCharType="separate"/>
      </w:r>
      <w:r w:rsidRPr="00A205BB">
        <w:rPr>
          <w:b/>
          <w:bCs/>
          <w:noProof/>
        </w:rPr>
        <w:t>18</w:t>
      </w:r>
      <w:r w:rsidRPr="00A205BB">
        <w:rPr>
          <w:b/>
          <w:bCs/>
        </w:rPr>
        <w:fldChar w:fldCharType="end"/>
      </w:r>
      <w:r w:rsidRPr="00A205BB">
        <w:rPr>
          <w:b/>
          <w:bCs/>
        </w:rPr>
        <w:t xml:space="preserve"> </w:t>
      </w:r>
    </w:p>
    <w:p w14:paraId="7F2E6DC1" w14:textId="365DF509" w:rsidR="00A205BB" w:rsidRPr="00A205BB" w:rsidRDefault="00A205BB" w:rsidP="00A205BB">
      <w:pPr>
        <w:pStyle w:val="Caption"/>
        <w:spacing w:line="240" w:lineRule="auto"/>
        <w:rPr>
          <w:i/>
          <w:iCs w:val="0"/>
        </w:rPr>
      </w:pPr>
      <w:r w:rsidRPr="00A205BB">
        <w:rPr>
          <w:i/>
          <w:iCs w:val="0"/>
        </w:rPr>
        <w:t>Significant Tukey HSD Results</w:t>
      </w:r>
    </w:p>
    <w:p w14:paraId="65674C3A" w14:textId="46E434EC" w:rsidR="00A205BB" w:rsidRDefault="00A205BB" w:rsidP="00402C2A">
      <w:r>
        <w:rPr>
          <w:noProof/>
        </w:rPr>
        <w:drawing>
          <wp:inline distT="0" distB="0" distL="0" distR="0" wp14:anchorId="37CCFDDB" wp14:editId="1EE6657F">
            <wp:extent cx="5943600" cy="3413125"/>
            <wp:effectExtent l="0" t="0" r="7620" b="0"/>
            <wp:docPr id="109922960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29607" name="Picture 1099229607"/>
                    <pic:cNvPicPr/>
                  </pic:nvPicPr>
                  <pic:blipFill>
                    <a:blip r:embed="rId47">
                      <a:extLst>
                        <a:ext uri="{28A0092B-C50C-407E-A947-70E740481C1C}">
                          <a14:useLocalDpi xmlns:a14="http://schemas.microsoft.com/office/drawing/2010/main" val="0"/>
                        </a:ext>
                      </a:extLst>
                    </a:blip>
                    <a:stretch>
                      <a:fillRect/>
                    </a:stretch>
                  </pic:blipFill>
                  <pic:spPr>
                    <a:xfrm>
                      <a:off x="0" y="0"/>
                      <a:ext cx="5943600" cy="3413125"/>
                    </a:xfrm>
                    <a:prstGeom prst="rect">
                      <a:avLst/>
                    </a:prstGeom>
                  </pic:spPr>
                </pic:pic>
              </a:graphicData>
            </a:graphic>
          </wp:inline>
        </w:drawing>
      </w:r>
    </w:p>
    <w:p w14:paraId="44F49609" w14:textId="7633BFE7" w:rsidR="007F2702" w:rsidRDefault="007F2702" w:rsidP="007F2702">
      <w:pPr>
        <w:pStyle w:val="Heading3"/>
      </w:pPr>
      <w:r>
        <w:lastRenderedPageBreak/>
        <w:t xml:space="preserve">Research Question # </w:t>
      </w:r>
      <w:r w:rsidR="00D44B4C">
        <w:t>1</w:t>
      </w:r>
    </w:p>
    <w:p w14:paraId="0D765678" w14:textId="1150182B" w:rsidR="00D44B4C" w:rsidRDefault="00D44B4C" w:rsidP="00D44B4C">
      <w:r w:rsidRPr="00D44B4C">
        <w:rPr>
          <w:b/>
          <w:bCs/>
        </w:rPr>
        <w:t>RQ1</w:t>
      </w:r>
      <w:r w:rsidRPr="00D44B4C">
        <w:t>: What are the key features or variables associated with fraudulent loan applications within the PPP?</w:t>
      </w:r>
      <w:r w:rsidRPr="00D44B4C">
        <w:br/>
      </w:r>
      <w:r w:rsidRPr="00D44B4C">
        <w:rPr>
          <w:b/>
          <w:bCs/>
        </w:rPr>
        <w:t>H</w:t>
      </w:r>
      <w:r w:rsidRPr="00D44B4C">
        <w:rPr>
          <w:b/>
          <w:bCs/>
          <w:vertAlign w:val="subscript"/>
        </w:rPr>
        <w:t>10</w:t>
      </w:r>
      <w:r w:rsidRPr="00D44B4C">
        <w:t>: PPP loan applications are best clustered and further classified given the complete list of values of each feature or variable in the dataset.</w:t>
      </w:r>
      <w:r w:rsidRPr="00D44B4C">
        <w:br/>
      </w:r>
      <w:r w:rsidRPr="00D44B4C">
        <w:rPr>
          <w:b/>
          <w:bCs/>
        </w:rPr>
        <w:t>H</w:t>
      </w:r>
      <w:r w:rsidRPr="00D44B4C">
        <w:rPr>
          <w:b/>
          <w:bCs/>
          <w:vertAlign w:val="subscript"/>
        </w:rPr>
        <w:t>1a</w:t>
      </w:r>
      <w:r w:rsidRPr="00D44B4C">
        <w:t>: PPP loan applications are best clustered and further classified given the values of specific features or variables in the dataset.</w:t>
      </w:r>
    </w:p>
    <w:p w14:paraId="31AC1A9D" w14:textId="1E03B732" w:rsidR="00D44B4C" w:rsidRPr="00D44B4C" w:rsidRDefault="00D44B4C" w:rsidP="00D44B4C">
      <w:pPr>
        <w:ind w:firstLine="720"/>
      </w:pPr>
      <w:r w:rsidRPr="00D44B4C">
        <w:t xml:space="preserve">This research question explored the impact of feature selection on the quality of clustering and its utility in downstream fraud detection. Two feature configurations were compared: the complete feature set (referred to as </w:t>
      </w:r>
      <w:proofErr w:type="spellStart"/>
      <w:r w:rsidRPr="00D44B4C">
        <w:rPr>
          <w:i/>
          <w:iCs/>
        </w:rPr>
        <w:t>X_all_no_pca</w:t>
      </w:r>
      <w:proofErr w:type="spellEnd"/>
      <w:r w:rsidRPr="00D44B4C">
        <w:t>) and a reduced dimensional version derived using PCA on the full set (</w:t>
      </w:r>
      <w:r w:rsidRPr="00D44B4C">
        <w:rPr>
          <w:i/>
          <w:iCs/>
        </w:rPr>
        <w:t>X_all_pca_3</w:t>
      </w:r>
      <w:r w:rsidRPr="00D44B4C">
        <w:t>). Each configuration was evaluated using three clustering algorithms</w:t>
      </w:r>
      <w:r>
        <w:t xml:space="preserve"> (</w:t>
      </w:r>
      <w:r w:rsidRPr="00D44B4C">
        <w:t>K-Means, Agglomerative Hierarchical Clustering, and DBSCAN</w:t>
      </w:r>
      <w:r>
        <w:t xml:space="preserve">) </w:t>
      </w:r>
      <w:r w:rsidRPr="00D44B4C">
        <w:t xml:space="preserve">with results assessed using Silhouette Score, </w:t>
      </w:r>
      <w:r>
        <w:t>DBI,</w:t>
      </w:r>
      <w:r w:rsidRPr="00D44B4C">
        <w:t xml:space="preserve"> and fraud-targeting metrics.</w:t>
      </w:r>
    </w:p>
    <w:p w14:paraId="3285D0DA" w14:textId="06FC9904" w:rsidR="00D44B4C" w:rsidRDefault="0006641A" w:rsidP="00D44B4C">
      <w:pPr>
        <w:ind w:firstLine="720"/>
      </w:pPr>
      <w:commentRangeStart w:id="172"/>
      <w:r>
        <w:t>As shown in the table</w:t>
      </w:r>
      <w:r w:rsidR="00BF2774">
        <w:t>s</w:t>
      </w:r>
      <w:r>
        <w:t xml:space="preserve"> in the previous section, t</w:t>
      </w:r>
      <w:r w:rsidR="00D44B4C" w:rsidRPr="00D44B4C">
        <w:t xml:space="preserve">he non-PCA version of the dataset consistently outperformed the PCA-reduced set. Silhouette Scores were higher and DBI values lower across all clustering algorithms when using the </w:t>
      </w:r>
      <w:del w:id="173" w:author="Irene Tsapara" w:date="2025-06-26T13:54:00Z" w16du:dateUtc="2025-06-26T18:54:00Z">
        <w:r w:rsidR="00D44B4C" w:rsidRPr="00D44B4C" w:rsidDel="0030217B">
          <w:delText xml:space="preserve">full </w:delText>
        </w:r>
      </w:del>
      <w:ins w:id="174" w:author="Irene Tsapara" w:date="2025-06-26T13:54:00Z" w16du:dateUtc="2025-06-26T18:54:00Z">
        <w:r w:rsidR="0030217B">
          <w:t>complete</w:t>
        </w:r>
        <w:r w:rsidR="0030217B" w:rsidRPr="00D44B4C">
          <w:t xml:space="preserve"> </w:t>
        </w:r>
      </w:ins>
      <w:r w:rsidR="00D44B4C" w:rsidRPr="00D44B4C">
        <w:t>set. More critically, the clusters derived from the full set were more effective at isolating known fraud cases, exhibiting higher maximum and average fraud rates per cluster.</w:t>
      </w:r>
      <w:commentRangeEnd w:id="172"/>
      <w:r w:rsidR="0030217B">
        <w:rPr>
          <w:rStyle w:val="CommentReference"/>
          <w:rFonts w:eastAsia="Times New Roman" w:cs="Arial"/>
          <w:szCs w:val="20"/>
        </w:rPr>
        <w:commentReference w:id="172"/>
      </w:r>
    </w:p>
    <w:p w14:paraId="2E804833" w14:textId="004C5EBF" w:rsidR="00D44B4C" w:rsidRDefault="00D44B4C" w:rsidP="00D44B4C">
      <w:pPr>
        <w:ind w:firstLine="720"/>
      </w:pPr>
      <w:r w:rsidRPr="00D44B4C">
        <w:t xml:space="preserve">In addition to these numeric indicators, </w:t>
      </w:r>
      <w:r w:rsidR="009A2BA8">
        <w:t>figure 17 below</w:t>
      </w:r>
      <w:r w:rsidRPr="00D44B4C">
        <w:t xml:space="preserve"> illustrate</w:t>
      </w:r>
      <w:r w:rsidR="005E3171">
        <w:t>s</w:t>
      </w:r>
      <w:r w:rsidRPr="00D44B4C">
        <w:t xml:space="preserve"> the cluster structures overlaid with known fraud labels. The visualizations reinforce the tabular results, showing clearer cluster separation and denser fraud concentration in the non-PCA setting.</w:t>
      </w:r>
    </w:p>
    <w:p w14:paraId="14654284" w14:textId="77777777" w:rsidR="009A2BA8" w:rsidRDefault="009A2BA8" w:rsidP="009A2BA8"/>
    <w:p w14:paraId="4B1C11FF" w14:textId="77777777" w:rsidR="009A2BA8" w:rsidRDefault="009A2BA8" w:rsidP="009A2BA8"/>
    <w:p w14:paraId="7F38079B" w14:textId="54AF349C" w:rsidR="009A2BA8" w:rsidRPr="009A2BA8" w:rsidRDefault="009A2BA8" w:rsidP="009A2BA8">
      <w:pPr>
        <w:pStyle w:val="Caption"/>
        <w:spacing w:line="240" w:lineRule="auto"/>
        <w:rPr>
          <w:b/>
          <w:bCs/>
        </w:rPr>
      </w:pPr>
      <w:r w:rsidRPr="009A2BA8">
        <w:rPr>
          <w:b/>
          <w:bCs/>
        </w:rPr>
        <w:lastRenderedPageBreak/>
        <w:t xml:space="preserve">Figure </w:t>
      </w:r>
      <w:r w:rsidRPr="009A2BA8">
        <w:rPr>
          <w:b/>
          <w:bCs/>
        </w:rPr>
        <w:fldChar w:fldCharType="begin"/>
      </w:r>
      <w:r w:rsidRPr="009A2BA8">
        <w:rPr>
          <w:b/>
          <w:bCs/>
        </w:rPr>
        <w:instrText xml:space="preserve"> SEQ Figure \* ARABIC </w:instrText>
      </w:r>
      <w:r w:rsidRPr="009A2BA8">
        <w:rPr>
          <w:b/>
          <w:bCs/>
        </w:rPr>
        <w:fldChar w:fldCharType="separate"/>
      </w:r>
      <w:r w:rsidR="00E96FA3">
        <w:rPr>
          <w:b/>
          <w:bCs/>
          <w:noProof/>
        </w:rPr>
        <w:t>20</w:t>
      </w:r>
      <w:r w:rsidRPr="009A2BA8">
        <w:rPr>
          <w:b/>
          <w:bCs/>
        </w:rPr>
        <w:fldChar w:fldCharType="end"/>
      </w:r>
      <w:r w:rsidRPr="009A2BA8">
        <w:rPr>
          <w:b/>
          <w:bCs/>
        </w:rPr>
        <w:t xml:space="preserve"> </w:t>
      </w:r>
    </w:p>
    <w:p w14:paraId="70605179" w14:textId="723891A3" w:rsidR="009A2BA8" w:rsidRPr="009A2BA8" w:rsidRDefault="009A2BA8" w:rsidP="009A2BA8">
      <w:pPr>
        <w:pStyle w:val="Caption"/>
        <w:spacing w:line="240" w:lineRule="auto"/>
        <w:rPr>
          <w:i/>
          <w:iCs w:val="0"/>
        </w:rPr>
      </w:pPr>
      <w:r w:rsidRPr="009A2BA8">
        <w:rPr>
          <w:i/>
          <w:iCs w:val="0"/>
        </w:rPr>
        <w:t>Selected Cluster Features with Fraud Overlay</w:t>
      </w:r>
    </w:p>
    <w:p w14:paraId="4AEDDBAB" w14:textId="0BB5737C" w:rsidR="009A2BA8" w:rsidRDefault="009A2BA8" w:rsidP="009A2BA8">
      <w:r>
        <w:rPr>
          <w:noProof/>
        </w:rPr>
        <w:drawing>
          <wp:inline distT="0" distB="0" distL="0" distR="0" wp14:anchorId="26B98B58" wp14:editId="5BFE6E41">
            <wp:extent cx="5943600" cy="1737995"/>
            <wp:effectExtent l="0" t="0" r="0" b="0"/>
            <wp:docPr id="89717381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73813" name="Picture 89717381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737995"/>
                    </a:xfrm>
                    <a:prstGeom prst="rect">
                      <a:avLst/>
                    </a:prstGeom>
                  </pic:spPr>
                </pic:pic>
              </a:graphicData>
            </a:graphic>
          </wp:inline>
        </w:drawing>
      </w:r>
    </w:p>
    <w:p w14:paraId="51EE0F29" w14:textId="34D13270" w:rsidR="000A3683" w:rsidRPr="00D44B4C" w:rsidRDefault="000A3683" w:rsidP="000A3683">
      <w:r w:rsidRPr="000A3683">
        <w:rPr>
          <w:b/>
          <w:bCs/>
        </w:rPr>
        <w:t>Conclusion</w:t>
      </w:r>
      <w:r w:rsidRPr="000A3683">
        <w:t xml:space="preserve">: Clustering on the </w:t>
      </w:r>
      <w:del w:id="175" w:author="Irene Tsapara" w:date="2025-06-26T13:52:00Z" w16du:dateUtc="2025-06-26T18:52:00Z">
        <w:r w:rsidRPr="000A3683" w:rsidDel="0030217B">
          <w:delText xml:space="preserve">full </w:delText>
        </w:r>
      </w:del>
      <w:ins w:id="176" w:author="Irene Tsapara" w:date="2025-06-26T13:52:00Z" w16du:dateUtc="2025-06-26T18:52:00Z">
        <w:r w:rsidR="0030217B">
          <w:t>complete</w:t>
        </w:r>
        <w:r w:rsidR="0030217B" w:rsidRPr="000A3683">
          <w:t xml:space="preserve"> </w:t>
        </w:r>
      </w:ins>
      <w:r w:rsidRPr="000A3683">
        <w:t xml:space="preserve">feature set consistently </w:t>
      </w:r>
      <w:proofErr w:type="gramStart"/>
      <w:r w:rsidRPr="000A3683">
        <w:t>produced</w:t>
      </w:r>
      <w:proofErr w:type="gramEnd"/>
      <w:r w:rsidRPr="000A3683">
        <w:t xml:space="preserve"> higher-quality clusters and more effective isolation of fraudulent activity. These findings support the null hypothesis H</w:t>
      </w:r>
      <w:r w:rsidRPr="000A3683">
        <w:rPr>
          <w:vertAlign w:val="subscript"/>
        </w:rPr>
        <w:t>10</w:t>
      </w:r>
      <w:r w:rsidRPr="000A3683">
        <w:t>, indicating that PPP loan applications are best clustered and classified using the complete set of variables rather than a reduced subset.</w:t>
      </w:r>
      <w:r>
        <w:t xml:space="preserve"> Therefore, the null hypothesis</w:t>
      </w:r>
      <w:r w:rsidR="004A1A90">
        <w:t xml:space="preserve"> </w:t>
      </w:r>
      <w:r w:rsidR="004A1A90" w:rsidRPr="000A3683">
        <w:t>H</w:t>
      </w:r>
      <w:r w:rsidR="004A1A90" w:rsidRPr="000A3683">
        <w:rPr>
          <w:vertAlign w:val="subscript"/>
        </w:rPr>
        <w:t>10</w:t>
      </w:r>
      <w:r>
        <w:t xml:space="preserve"> cannot be rejected.</w:t>
      </w:r>
    </w:p>
    <w:p w14:paraId="6B90A912" w14:textId="0972B12C" w:rsidR="00D44B4C" w:rsidRDefault="000A3683" w:rsidP="000A3683">
      <w:pPr>
        <w:pStyle w:val="Heading3"/>
      </w:pPr>
      <w:r>
        <w:t>Research Question # 2</w:t>
      </w:r>
    </w:p>
    <w:p w14:paraId="1FEA7A78" w14:textId="539CC408" w:rsidR="000A3683" w:rsidRPr="000A3683" w:rsidRDefault="000A3683" w:rsidP="000A3683">
      <w:r w:rsidRPr="000A3683">
        <w:rPr>
          <w:b/>
          <w:bCs/>
        </w:rPr>
        <w:t>RQ2</w:t>
      </w:r>
      <w:r w:rsidRPr="000A3683">
        <w:t>: What novel combination of existing unsupervised and supervised learning models can effectively identify fraudulent activity within the PPP?</w:t>
      </w:r>
      <w:r w:rsidRPr="000A3683">
        <w:br/>
      </w:r>
      <w:r w:rsidRPr="000A3683">
        <w:rPr>
          <w:b/>
          <w:bCs/>
        </w:rPr>
        <w:t>H</w:t>
      </w:r>
      <w:r w:rsidRPr="000A3683">
        <w:rPr>
          <w:b/>
          <w:bCs/>
          <w:vertAlign w:val="subscript"/>
        </w:rPr>
        <w:t>20</w:t>
      </w:r>
      <w:r w:rsidRPr="000A3683">
        <w:t>: All combinations of unsupervised and supervised models perform identically in detecting fraud: Model</w:t>
      </w:r>
      <w:r w:rsidR="004A1A90" w:rsidRPr="004A1A90">
        <w:rPr>
          <w:vertAlign w:val="subscript"/>
        </w:rPr>
        <w:t>1</w:t>
      </w:r>
      <w:r w:rsidRPr="000A3683">
        <w:t xml:space="preserve"> = Model</w:t>
      </w:r>
      <w:r w:rsidR="004A1A90" w:rsidRPr="004A1A90">
        <w:rPr>
          <w:vertAlign w:val="subscript"/>
        </w:rPr>
        <w:t>2</w:t>
      </w:r>
      <w:r w:rsidRPr="000A3683">
        <w:t xml:space="preserve"> = </w:t>
      </w:r>
      <w:proofErr w:type="spellStart"/>
      <w:r w:rsidRPr="000A3683">
        <w:t>Model</w:t>
      </w:r>
      <w:r w:rsidR="004A1A90" w:rsidRPr="004A1A90">
        <w:rPr>
          <w:vertAlign w:val="subscript"/>
        </w:rPr>
        <w:t>k</w:t>
      </w:r>
      <w:proofErr w:type="spellEnd"/>
      <w:r w:rsidRPr="000A3683">
        <w:t>.</w:t>
      </w:r>
      <w:r w:rsidRPr="000A3683">
        <w:br/>
      </w:r>
      <w:r w:rsidRPr="000A3683">
        <w:rPr>
          <w:b/>
          <w:bCs/>
        </w:rPr>
        <w:t>H</w:t>
      </w:r>
      <w:r w:rsidRPr="000A3683">
        <w:rPr>
          <w:b/>
          <w:bCs/>
          <w:vertAlign w:val="subscript"/>
        </w:rPr>
        <w:t>2a</w:t>
      </w:r>
      <w:r w:rsidRPr="000A3683">
        <w:t>: Not all unsupervised learning models used in conjunction with supervised learning models perform identically in detecting fraudulent activity. At least two model combinations differ.</w:t>
      </w:r>
    </w:p>
    <w:p w14:paraId="12AC524C" w14:textId="4254D324" w:rsidR="0029771D" w:rsidRPr="0029771D" w:rsidRDefault="0029771D" w:rsidP="0029771D">
      <w:pPr>
        <w:ind w:firstLine="720"/>
      </w:pPr>
      <w:r w:rsidRPr="0029771D">
        <w:t xml:space="preserve">This research question evaluated the impact of combining cluster-derived features with supervised classifiers for fraud detection. Six classifiers (Logistic Regression, SVM, Random Forest, </w:t>
      </w:r>
      <w:proofErr w:type="spellStart"/>
      <w:r w:rsidRPr="0029771D">
        <w:t>XGBoost</w:t>
      </w:r>
      <w:proofErr w:type="spellEnd"/>
      <w:r w:rsidRPr="0029771D">
        <w:t>, Neural Network, and Gaussian Naïve Bayes) were tested across eight cluster feature configurations</w:t>
      </w:r>
      <w:r>
        <w:t xml:space="preserve">, </w:t>
      </w:r>
      <w:r w:rsidRPr="0029771D">
        <w:t>including individual and combined inputs from K-Means, Hierarchical, and DBSCAN</w:t>
      </w:r>
      <w:r>
        <w:t xml:space="preserve">, </w:t>
      </w:r>
      <w:r w:rsidRPr="0029771D">
        <w:t>plus a no-cluster baseline. All experiments used the full (non-PCA) feature set.</w:t>
      </w:r>
    </w:p>
    <w:p w14:paraId="77DDEEDE" w14:textId="77777777" w:rsidR="0029771D" w:rsidRPr="0029771D" w:rsidRDefault="0029771D" w:rsidP="0029771D">
      <w:pPr>
        <w:ind w:firstLine="720"/>
      </w:pPr>
      <w:r w:rsidRPr="0029771D">
        <w:lastRenderedPageBreak/>
        <w:t>In total, 240 experiments were run using stratified 70/30 train-test splits with SMOTE for balancing, repeated across five random seeds. Performance was evaluated using F1 Score, Precision, Recall, AUC-ROC, and Accuracy.</w:t>
      </w:r>
    </w:p>
    <w:p w14:paraId="1821C2DF" w14:textId="425F8264" w:rsidR="0029771D" w:rsidRDefault="00CB7065" w:rsidP="0029771D">
      <w:pPr>
        <w:ind w:firstLine="720"/>
      </w:pPr>
      <w:r>
        <w:t xml:space="preserve">Tables seven through twelve above </w:t>
      </w:r>
      <w:r w:rsidR="0029771D" w:rsidRPr="0029771D">
        <w:t xml:space="preserve">summarize the mean F1 scores across all model-cluster combinations, while </w:t>
      </w:r>
      <w:r w:rsidR="00994C6A">
        <w:t xml:space="preserve">Figure 18 below </w:t>
      </w:r>
      <w:r w:rsidR="0029771D" w:rsidRPr="0029771D">
        <w:t>visualizes the distribution of F1 scores using a boxplot. A one-way ANOVA confirmed significant differences in F1 performance across experimental conditions (</w:t>
      </w:r>
      <w:r w:rsidR="00994C6A">
        <w:t>Tables 17 and 18 above</w:t>
      </w:r>
      <w:r w:rsidR="0029771D" w:rsidRPr="0029771D">
        <w:t>), and post hoc Tukey HSD tests identified specific model-cluster pairings with significantly different means).</w:t>
      </w:r>
    </w:p>
    <w:p w14:paraId="6F10C2AB" w14:textId="17324A31" w:rsidR="00CB7065" w:rsidRPr="00CB7065" w:rsidRDefault="00CB7065" w:rsidP="00CB7065">
      <w:pPr>
        <w:pStyle w:val="Caption"/>
        <w:spacing w:line="240" w:lineRule="auto"/>
        <w:rPr>
          <w:b/>
          <w:bCs/>
        </w:rPr>
      </w:pPr>
      <w:r w:rsidRPr="00CB7065">
        <w:rPr>
          <w:b/>
          <w:bCs/>
        </w:rPr>
        <w:t xml:space="preserve">Figure </w:t>
      </w:r>
      <w:r w:rsidRPr="00CB7065">
        <w:rPr>
          <w:b/>
          <w:bCs/>
        </w:rPr>
        <w:fldChar w:fldCharType="begin"/>
      </w:r>
      <w:r w:rsidRPr="00CB7065">
        <w:rPr>
          <w:b/>
          <w:bCs/>
        </w:rPr>
        <w:instrText xml:space="preserve"> SEQ Figure \* ARABIC </w:instrText>
      </w:r>
      <w:r w:rsidRPr="00CB7065">
        <w:rPr>
          <w:b/>
          <w:bCs/>
        </w:rPr>
        <w:fldChar w:fldCharType="separate"/>
      </w:r>
      <w:r w:rsidR="00E96FA3">
        <w:rPr>
          <w:b/>
          <w:bCs/>
          <w:noProof/>
        </w:rPr>
        <w:t>21</w:t>
      </w:r>
      <w:r w:rsidRPr="00CB7065">
        <w:rPr>
          <w:b/>
          <w:bCs/>
        </w:rPr>
        <w:fldChar w:fldCharType="end"/>
      </w:r>
      <w:r w:rsidRPr="00CB7065">
        <w:rPr>
          <w:b/>
          <w:bCs/>
        </w:rPr>
        <w:t xml:space="preserve"> </w:t>
      </w:r>
    </w:p>
    <w:p w14:paraId="746668B4" w14:textId="5C7AD380" w:rsidR="00CB7065" w:rsidRPr="00CB7065" w:rsidRDefault="00CB7065" w:rsidP="00CB7065">
      <w:pPr>
        <w:pStyle w:val="Caption"/>
        <w:spacing w:line="240" w:lineRule="auto"/>
        <w:rPr>
          <w:i/>
          <w:iCs w:val="0"/>
        </w:rPr>
      </w:pPr>
      <w:r w:rsidRPr="00CB7065">
        <w:rPr>
          <w:i/>
          <w:iCs w:val="0"/>
        </w:rPr>
        <w:t>F1 Score by Semi-Supervised Model Configuration</w:t>
      </w:r>
    </w:p>
    <w:p w14:paraId="74961942" w14:textId="5A43232E" w:rsidR="00CB7065" w:rsidRPr="0029771D" w:rsidRDefault="00CB7065" w:rsidP="00CB7065">
      <w:r>
        <w:rPr>
          <w:noProof/>
        </w:rPr>
        <w:drawing>
          <wp:inline distT="0" distB="0" distL="0" distR="0" wp14:anchorId="5CA980DD" wp14:editId="17E5A416">
            <wp:extent cx="5943600" cy="2514600"/>
            <wp:effectExtent l="0" t="0" r="0" b="0"/>
            <wp:docPr id="1226582663" name="Picture 3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82663" name="Picture 31" descr="A close-up of a computer screen&#10;&#10;AI-generated content may be incorrec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623DA12D" w14:textId="6C3C54CE" w:rsidR="0029771D" w:rsidRPr="0029771D" w:rsidRDefault="0029771D" w:rsidP="0029771D">
      <w:r w:rsidRPr="0029771D">
        <w:rPr>
          <w:b/>
          <w:bCs/>
        </w:rPr>
        <w:t>Conclusion:</w:t>
      </w:r>
      <w:r w:rsidRPr="0029771D">
        <w:t xml:space="preserve"> The observed differences in classification performance across model-cluster configurations support the alternative hypothesis H</w:t>
      </w:r>
      <w:r w:rsidR="004A1A90" w:rsidRPr="004A1A90">
        <w:rPr>
          <w:vertAlign w:val="subscript"/>
        </w:rPr>
        <w:t>2a</w:t>
      </w:r>
      <w:r w:rsidRPr="0029771D">
        <w:t>. Not all unsupervised-supervised pairings performed equivalently</w:t>
      </w:r>
      <w:del w:id="177" w:author="Irene Tsapara" w:date="2025-06-26T13:57:00Z" w16du:dateUtc="2025-06-26T18:57:00Z">
        <w:r w:rsidRPr="0029771D" w:rsidDel="0030217B">
          <w:delText>, with certain hybrid approaches demonstrating</w:delText>
        </w:r>
      </w:del>
      <w:ins w:id="178" w:author="Irene Tsapara" w:date="2025-06-26T13:57:00Z" w16du:dateUtc="2025-06-26T18:57:00Z">
        <w:r w:rsidR="0030217B">
          <w:t xml:space="preserve">; </w:t>
        </w:r>
        <w:commentRangeStart w:id="179"/>
        <w:r w:rsidR="0030217B">
          <w:t>certain hybrid approaches demonstrated</w:t>
        </w:r>
      </w:ins>
      <w:r w:rsidRPr="0029771D">
        <w:t xml:space="preserve"> statistically superior fraud detection capabilities</w:t>
      </w:r>
      <w:r w:rsidR="004A1A90">
        <w:t xml:space="preserve">. </w:t>
      </w:r>
      <w:commentRangeEnd w:id="179"/>
      <w:r w:rsidR="0030217B">
        <w:rPr>
          <w:rStyle w:val="CommentReference"/>
          <w:rFonts w:eastAsia="Times New Roman" w:cs="Arial"/>
          <w:szCs w:val="20"/>
        </w:rPr>
        <w:commentReference w:id="179"/>
      </w:r>
      <w:r w:rsidR="004A1A90">
        <w:t>Therefore, the null hypothesis H</w:t>
      </w:r>
      <w:r w:rsidR="004A1A90" w:rsidRPr="004A1A90">
        <w:rPr>
          <w:vertAlign w:val="subscript"/>
        </w:rPr>
        <w:t>20</w:t>
      </w:r>
      <w:r w:rsidR="004A1A90">
        <w:t xml:space="preserve"> is rejected</w:t>
      </w:r>
      <w:ins w:id="180" w:author="Irene Tsapara" w:date="2025-06-26T13:56:00Z" w16du:dateUtc="2025-06-26T18:56:00Z">
        <w:r w:rsidR="0030217B">
          <w:t xml:space="preserve">, thus </w:t>
        </w:r>
        <w:proofErr w:type="gramStart"/>
        <w:r w:rsidR="0030217B">
          <w:t>….</w:t>
        </w:r>
      </w:ins>
      <w:r w:rsidR="004A1A90">
        <w:t>.</w:t>
      </w:r>
      <w:proofErr w:type="gramEnd"/>
    </w:p>
    <w:p w14:paraId="77E97C08" w14:textId="77777777" w:rsidR="007F2702" w:rsidRPr="00887A22" w:rsidRDefault="007F2702" w:rsidP="007F2702">
      <w:pPr>
        <w:pStyle w:val="Heading2"/>
      </w:pPr>
      <w:bookmarkStart w:id="181" w:name="_Toc464831675"/>
      <w:bookmarkStart w:id="182" w:name="_Toc465328407"/>
      <w:bookmarkStart w:id="183" w:name="_Toc164865792"/>
      <w:bookmarkStart w:id="184" w:name="_Toc222132556"/>
      <w:bookmarkStart w:id="185" w:name="_Toc251424090"/>
      <w:r>
        <w:lastRenderedPageBreak/>
        <w:t>Evaluation of the Findings</w:t>
      </w:r>
      <w:bookmarkEnd w:id="181"/>
      <w:bookmarkEnd w:id="182"/>
      <w:bookmarkEnd w:id="183"/>
    </w:p>
    <w:p w14:paraId="1465159C" w14:textId="52789EC1" w:rsidR="007F2702" w:rsidRDefault="005E3171" w:rsidP="005E3171">
      <w:pPr>
        <w:ind w:firstLine="720"/>
        <w:contextualSpacing/>
      </w:pPr>
      <w:r w:rsidRPr="005E3171">
        <w:t xml:space="preserve">This section evaluates the performance outcomes and empirical observations resulting from the multi-phase classification through clustering experiments. The study's two primary research questions focused on </w:t>
      </w:r>
      <w:r w:rsidR="00E83BC8">
        <w:t>i</w:t>
      </w:r>
      <w:r w:rsidRPr="005E3171">
        <w:t xml:space="preserve">dentifying key features associated with fraudulent PPP loan </w:t>
      </w:r>
      <w:proofErr w:type="gramStart"/>
      <w:r w:rsidRPr="005E3171">
        <w:t>applications, and</w:t>
      </w:r>
      <w:proofErr w:type="gramEnd"/>
      <w:r w:rsidRPr="005E3171">
        <w:t xml:space="preserve"> evaluating combinations of unsupervised and supervised machine learning techniques to improve fraud detection efficacy. Model performance was assessed using multiple evaluation metrics across clustering and classification phases, including Silhouette Score, </w:t>
      </w:r>
      <w:r w:rsidR="00E83BC8">
        <w:t>DBI,</w:t>
      </w:r>
      <w:r w:rsidRPr="005E3171">
        <w:t xml:space="preserve"> precision, recall, F1-score, and AUC-ROC. </w:t>
      </w:r>
    </w:p>
    <w:p w14:paraId="61DA47BD" w14:textId="77777777" w:rsidR="005E3171" w:rsidRDefault="005E3171" w:rsidP="005E3171">
      <w:pPr>
        <w:pStyle w:val="Heading3"/>
      </w:pPr>
      <w:r>
        <w:t>Impact of Dimensionality Reduction</w:t>
      </w:r>
    </w:p>
    <w:p w14:paraId="0DFEF674" w14:textId="0F2F80B0" w:rsidR="005E3171" w:rsidRDefault="005E3171" w:rsidP="005E3171">
      <w:pPr>
        <w:ind w:firstLine="720"/>
      </w:pPr>
      <w:r w:rsidRPr="005E3171">
        <w:t xml:space="preserve">Contrary to expectations, </w:t>
      </w:r>
      <w:r>
        <w:t>PCA</w:t>
      </w:r>
      <w:r w:rsidRPr="005E3171">
        <w:t xml:space="preserve"> did not improve clustering performance across any of the tested algorithms. Silhouette and Davies-Bouldin metrics were consistently stronger when clustering was applied to the full, uncompressed feature space. This finding underscores the importance of preserving feature dimensionality in fraud detection models where subtle variance and interaction between features may be critical to capturing anomalous behavior. PCA's tendency to discard lower-variance components appears to have negatively impacted cluster separability and interpretability in this context.</w:t>
      </w:r>
      <w:r w:rsidR="00A536D1">
        <w:t xml:space="preserve"> </w:t>
      </w:r>
    </w:p>
    <w:p w14:paraId="4342574D" w14:textId="3ED83ECB" w:rsidR="00A536D1" w:rsidRPr="005E3171" w:rsidRDefault="00A536D1" w:rsidP="00A536D1">
      <w:pPr>
        <w:ind w:firstLine="720"/>
      </w:pPr>
      <w:r w:rsidRPr="00525360">
        <w:t>Hypothesis H</w:t>
      </w:r>
      <w:r w:rsidRPr="00525360">
        <w:rPr>
          <w:vertAlign w:val="subscript"/>
        </w:rPr>
        <w:t>1</w:t>
      </w:r>
      <w:r w:rsidRPr="00525360">
        <w:t xml:space="preserve"> posited that certain features or combinations of features would yield better clustering and classification performance than the full feature set. However, results across all tested configurations did not support the </w:t>
      </w:r>
      <w:r>
        <w:t>alternative</w:t>
      </w:r>
      <w:r w:rsidRPr="00525360">
        <w:t xml:space="preserve"> hypothesis. Across models, feature selection via PCA did not result in performance gains, and configurations using the full feature set consistently outperformed those relying on reduced or transformed versions. This </w:t>
      </w:r>
      <w:r>
        <w:t>does not support</w:t>
      </w:r>
      <w:r w:rsidRPr="00525360">
        <w:t xml:space="preserve"> the rejection of H</w:t>
      </w:r>
      <w:r w:rsidRPr="00525360">
        <w:rPr>
          <w:vertAlign w:val="subscript"/>
        </w:rPr>
        <w:t>10</w:t>
      </w:r>
      <w:r>
        <w:t>.</w:t>
      </w:r>
    </w:p>
    <w:p w14:paraId="503023CD" w14:textId="72D2626B" w:rsidR="005E3171" w:rsidRDefault="005E3171" w:rsidP="005E3171">
      <w:pPr>
        <w:pStyle w:val="Heading3"/>
      </w:pPr>
      <w:r>
        <w:lastRenderedPageBreak/>
        <w:t>Evaluation of Clustering Methods</w:t>
      </w:r>
    </w:p>
    <w:p w14:paraId="5983D834" w14:textId="1431D8F1" w:rsidR="005E3171" w:rsidRPr="005E3171" w:rsidRDefault="005E3171" w:rsidP="005E3171">
      <w:pPr>
        <w:ind w:firstLine="720"/>
      </w:pPr>
      <w:r w:rsidRPr="005E3171">
        <w:t>All three clustering algorithms</w:t>
      </w:r>
      <w:r>
        <w:t xml:space="preserve"> </w:t>
      </w:r>
      <w:r w:rsidRPr="005E3171">
        <w:t>were evaluated using standard unsupervised metrics. Notably, K-Means demonstrated the most consistent clustering performance across evaluation metrics, but its effectiveness was limited in configurations with non-convex or noise-heavy clusters.</w:t>
      </w:r>
      <w:r>
        <w:t xml:space="preserve"> </w:t>
      </w:r>
      <w:r w:rsidRPr="005E3171">
        <w:t>DBSCAN produced the most unexpected result: in several configurations, the set of loan applications categorized as noise</w:t>
      </w:r>
      <w:r>
        <w:t xml:space="preserve"> </w:t>
      </w:r>
      <w:r w:rsidRPr="005E3171">
        <w:t xml:space="preserve">exhibited a higher concentration of known fraudulent applications than any individual cluster. By converting noise </w:t>
      </w:r>
      <w:proofErr w:type="gramStart"/>
      <w:r w:rsidRPr="005E3171">
        <w:t>assignment</w:t>
      </w:r>
      <w:proofErr w:type="gramEnd"/>
      <w:r w:rsidRPr="005E3171">
        <w:t xml:space="preserve"> into a binary feature and treating this as a signal rather than an exclusion, the study found a modest but measurable improvement in downstream classifier performance. This insight suggests that DBSCAN’s noise labeling may serve as a more effective fraud proxy than traditional centroid-based clustering in contexts with extreme class imbalance and structural anomalies</w:t>
      </w:r>
      <w:r>
        <w:t xml:space="preserve">; </w:t>
      </w:r>
      <w:r w:rsidRPr="005E3171">
        <w:t>both characteristics present in the PPP dataset.</w:t>
      </w:r>
    </w:p>
    <w:p w14:paraId="0BD272CC" w14:textId="335C147C" w:rsidR="005E3171" w:rsidRDefault="005E3171" w:rsidP="005E3171">
      <w:pPr>
        <w:pStyle w:val="Heading3"/>
      </w:pPr>
      <w:r>
        <w:t>Model Performance Comparisons</w:t>
      </w:r>
    </w:p>
    <w:p w14:paraId="4E762552" w14:textId="1A43E0C6" w:rsidR="005E3171" w:rsidRPr="005E3171" w:rsidRDefault="005E3171" w:rsidP="005E3171">
      <w:pPr>
        <w:ind w:firstLine="720"/>
      </w:pPr>
      <w:r w:rsidRPr="005E3171">
        <w:t xml:space="preserve">Among all supervised learning classifiers tested during the semi-supervised phase, </w:t>
      </w:r>
      <w:proofErr w:type="spellStart"/>
      <w:r w:rsidRPr="005E3171">
        <w:t>XGBoost</w:t>
      </w:r>
      <w:proofErr w:type="spellEnd"/>
      <w:r w:rsidRPr="005E3171">
        <w:t xml:space="preserve"> consistently outperformed other models across all performance metrics. Whether integrated with </w:t>
      </w:r>
      <w:del w:id="186" w:author="Irene Tsapara" w:date="2025-06-26T13:58:00Z" w16du:dateUtc="2025-06-26T18:58:00Z">
        <w:r w:rsidRPr="005E3171" w:rsidDel="0030217B">
          <w:delText>different clustering inputs or with varying dimensionality reduction strategies, XGBoost delivered higher F1-scores and AUC-ROC values, suggesting</w:delText>
        </w:r>
      </w:del>
      <w:ins w:id="187" w:author="Irene Tsapara" w:date="2025-06-26T13:58:00Z" w16du:dateUtc="2025-06-26T18:58:00Z">
        <w:r w:rsidR="0030217B">
          <w:t xml:space="preserve">various clustering inputs or employing different dimensionality reduction strategies, </w:t>
        </w:r>
        <w:proofErr w:type="spellStart"/>
        <w:r w:rsidR="0030217B">
          <w:t>XGBoost</w:t>
        </w:r>
        <w:proofErr w:type="spellEnd"/>
        <w:r w:rsidR="0030217B">
          <w:t xml:space="preserve"> consistently delivered higher F1-scores and AUC-ROC values, indicating</w:t>
        </w:r>
      </w:ins>
      <w:r w:rsidRPr="005E3171">
        <w:t xml:space="preserve"> strong generalization capabilities when combined with clustering outputs. However, variation across </w:t>
      </w:r>
      <w:proofErr w:type="spellStart"/>
      <w:r w:rsidRPr="005E3171">
        <w:t>XGBoost</w:t>
      </w:r>
      <w:proofErr w:type="spellEnd"/>
      <w:r w:rsidRPr="005E3171">
        <w:t xml:space="preserve"> configurations was minimal, indicating that the model's robustness was not highly sensitive to the specific unsupervised clustering inputs used.</w:t>
      </w:r>
    </w:p>
    <w:p w14:paraId="258292FB" w14:textId="77777777" w:rsidR="005E3171" w:rsidRDefault="005E3171" w:rsidP="005E3171">
      <w:pPr>
        <w:ind w:firstLine="720"/>
      </w:pPr>
      <w:r w:rsidRPr="005E3171">
        <w:lastRenderedPageBreak/>
        <w:t>In contrast, the neural network model exhibited the widest performance variance across configurations, particularly when combined with different clustering methods and feature subsets. While certain configurations yielded competitive results, the model’s overall sensitivity to initialization and training hyperparameters limited its reliability as a standalone fraud detection mechanism in this semi-supervised context.</w:t>
      </w:r>
    </w:p>
    <w:p w14:paraId="3FA25729" w14:textId="726E7A32" w:rsidR="00525360" w:rsidRPr="00525360" w:rsidRDefault="00A536D1" w:rsidP="00A536D1">
      <w:pPr>
        <w:ind w:firstLine="720"/>
      </w:pPr>
      <w:r w:rsidRPr="00A536D1">
        <w:t>The second hypothesis addressed the comparative performance of model combinations. The results clearly refute H</w:t>
      </w:r>
      <w:r w:rsidRPr="00A536D1">
        <w:rPr>
          <w:vertAlign w:val="subscript"/>
        </w:rPr>
        <w:t>20</w:t>
      </w:r>
      <w:r w:rsidRPr="00A536D1">
        <w:t xml:space="preserve">, as not all model pairings performed identically. Notably, </w:t>
      </w:r>
      <w:proofErr w:type="spellStart"/>
      <w:r w:rsidRPr="00A536D1">
        <w:t>XGBoost</w:t>
      </w:r>
      <w:proofErr w:type="spellEnd"/>
      <w:r w:rsidRPr="00A536D1">
        <w:t xml:space="preserve"> combined with DBSCAN noise as a binary feature yielded the highest performance, while other combinations, including neural networks with PCA-reduced feature sets, exhibited weaker and more volatile performance. This supports H</w:t>
      </w:r>
      <w:r w:rsidRPr="00A536D1">
        <w:rPr>
          <w:vertAlign w:val="subscript"/>
        </w:rPr>
        <w:t>2a</w:t>
      </w:r>
      <w:r w:rsidRPr="00A536D1">
        <w:t>: at least two combinations of clustering and classification methods performed significantly differently.</w:t>
      </w:r>
    </w:p>
    <w:p w14:paraId="5757A657" w14:textId="77777777" w:rsidR="007F2702" w:rsidRDefault="007F2702" w:rsidP="007F2702">
      <w:pPr>
        <w:pStyle w:val="Heading2"/>
      </w:pPr>
      <w:bookmarkStart w:id="188" w:name="_Toc164865793"/>
      <w:r>
        <w:t>Limitations</w:t>
      </w:r>
      <w:bookmarkEnd w:id="188"/>
    </w:p>
    <w:p w14:paraId="7DD22DD6" w14:textId="0462C8D7" w:rsidR="00587F09" w:rsidRPr="00587F09" w:rsidRDefault="00587F09" w:rsidP="00587F09">
      <w:pPr>
        <w:ind w:firstLine="720"/>
      </w:pPr>
      <w:r w:rsidRPr="00587F09">
        <w:t>This study was limited in scope to PPP loans exceeding $150,000, which improved reproducibility and analytic efficiency but excluded a large class of small-dollar fraud schemes. Review of PRAC reports revealed that many confirmed fraud cases involved individuals or entities applying for multiple loans under the $150K threshol</w:t>
      </w:r>
      <w:r>
        <w:t>d;</w:t>
      </w:r>
      <w:r w:rsidRPr="00587F09">
        <w:t xml:space="preserve"> a behavior pattern that does not appear in the selected dataset. As a result, the study may underrepresent fraud typologies associated with “loan stacking” or </w:t>
      </w:r>
      <w:proofErr w:type="gramStart"/>
      <w:r w:rsidRPr="00587F09">
        <w:t>lower-value</w:t>
      </w:r>
      <w:proofErr w:type="gramEnd"/>
      <w:r w:rsidRPr="00587F09">
        <w:t xml:space="preserve"> coordinated schemes.</w:t>
      </w:r>
    </w:p>
    <w:p w14:paraId="03356A33" w14:textId="275E569C" w:rsidR="00587F09" w:rsidRPr="00587F09" w:rsidRDefault="00587F09" w:rsidP="00587F09">
      <w:pPr>
        <w:ind w:firstLine="720"/>
      </w:pPr>
      <w:r w:rsidRPr="00587F09">
        <w:t xml:space="preserve">Another key limitation was the availability of labeled fraud cases. All labeled data used for supervised evaluation was manually compiled from publicly available PRAC press releases and DOJ filings, yielding only 301 matched cases from approximately 2,500 reviewed documents. While this reflects a real-world constraint, it also reinforces the necessity of the semi-supervised approach: the study was designed to operate effectively in environments where </w:t>
      </w:r>
      <w:r w:rsidRPr="00587F09">
        <w:lastRenderedPageBreak/>
        <w:t>high-quality labeled data is scarce or fragmented</w:t>
      </w:r>
      <w:r>
        <w:t>,</w:t>
      </w:r>
      <w:r w:rsidRPr="00587F09">
        <w:t xml:space="preserve"> as is typical in emerging fraud contexts like the PPP.</w:t>
      </w:r>
    </w:p>
    <w:p w14:paraId="4A4F3E4C" w14:textId="77777777" w:rsidR="00587F09" w:rsidRPr="00587F09" w:rsidRDefault="00587F09" w:rsidP="00587F09"/>
    <w:p w14:paraId="6D93FFB9" w14:textId="77777777" w:rsidR="007F2702" w:rsidRPr="00887A22" w:rsidRDefault="007F2702" w:rsidP="007F2702">
      <w:pPr>
        <w:pStyle w:val="Heading2"/>
      </w:pPr>
      <w:bookmarkStart w:id="189" w:name="_Toc464831676"/>
      <w:bookmarkStart w:id="190" w:name="_Toc465328408"/>
      <w:bookmarkStart w:id="191" w:name="_Toc164865794"/>
      <w:r w:rsidRPr="00887A22">
        <w:t>Summary</w:t>
      </w:r>
      <w:bookmarkEnd w:id="184"/>
      <w:bookmarkEnd w:id="185"/>
      <w:bookmarkEnd w:id="189"/>
      <w:bookmarkEnd w:id="190"/>
      <w:bookmarkEnd w:id="191"/>
    </w:p>
    <w:p w14:paraId="5FCB3F47" w14:textId="60EF2E56" w:rsidR="00587F09" w:rsidRPr="00587F09" w:rsidRDefault="00532DF9" w:rsidP="00587F09">
      <w:pPr>
        <w:ind w:firstLine="720"/>
        <w:contextualSpacing/>
      </w:pPr>
      <w:r>
        <w:t>This chapter</w:t>
      </w:r>
      <w:r w:rsidR="00587F09" w:rsidRPr="00587F09">
        <w:t xml:space="preserve"> presented the implementation and results of a semi-supervised machine learning framework for detecting potentially fraudulent PPP loan applications. The study analyzed a subset of 968,525 loans over $150,000 and incorporated 301 manually labeled fraud cases identified from over 2,500 PRAC and DOJ reports. Data preprocessing, </w:t>
      </w:r>
      <w:proofErr w:type="gramStart"/>
      <w:r w:rsidR="00587F09" w:rsidRPr="00587F09">
        <w:t>exploratory</w:t>
      </w:r>
      <w:proofErr w:type="gramEnd"/>
      <w:r w:rsidR="00587F09" w:rsidRPr="00587F09">
        <w:t xml:space="preserve"> analysis, and feature engineering informed the application of unsupervised clustering techniques, including K-Means, DBSCAN, and Hierarchical Clustering.</w:t>
      </w:r>
    </w:p>
    <w:p w14:paraId="134766C7" w14:textId="77777777" w:rsidR="00587F09" w:rsidRPr="00587F09" w:rsidRDefault="00587F09" w:rsidP="00587F09">
      <w:pPr>
        <w:ind w:firstLine="720"/>
        <w:contextualSpacing/>
      </w:pPr>
      <w:r w:rsidRPr="00587F09">
        <w:t xml:space="preserve">Cluster outputs were evaluated using internal validation metrics and used as features in downstream classification models. </w:t>
      </w:r>
      <w:proofErr w:type="spellStart"/>
      <w:r w:rsidRPr="00587F09">
        <w:t>XGBoost</w:t>
      </w:r>
      <w:proofErr w:type="spellEnd"/>
      <w:r w:rsidRPr="00587F09">
        <w:t xml:space="preserve"> consistently outperformed other classifiers, while PCA was found to reduce clustering effectiveness. An unexpected finding was the value of DBSCAN “noise” points as indicators of fraud when encoded as a feature. Although limited by dataset scope and the scarcity of labeled fraud cases, the study demonstrated that semi-supervised methods can effectively support fraud detection in high-volume, low-label environments.</w:t>
      </w:r>
    </w:p>
    <w:p w14:paraId="779957DA" w14:textId="77777777" w:rsidR="007F2702" w:rsidRPr="00887A22" w:rsidRDefault="007F2702" w:rsidP="007F2702">
      <w:pPr>
        <w:ind w:firstLine="720"/>
        <w:contextualSpacing/>
        <w:rPr>
          <w:rFonts w:eastAsia="Times New Roman" w:cs="Times New Roman"/>
          <w:szCs w:val="24"/>
        </w:rPr>
      </w:pPr>
      <w:r w:rsidRPr="00887A22">
        <w:rPr>
          <w:rFonts w:eastAsia="Times New Roman" w:cs="Times New Roman"/>
          <w:szCs w:val="24"/>
        </w:rPr>
        <w:t xml:space="preserve"> </w:t>
      </w:r>
    </w:p>
    <w:p w14:paraId="50CC3EAE" w14:textId="77777777" w:rsidR="007F2702" w:rsidRPr="00887A22" w:rsidRDefault="007F2702" w:rsidP="007F2702">
      <w:pPr>
        <w:pStyle w:val="Heading1"/>
      </w:pPr>
      <w:r w:rsidRPr="00887A22">
        <w:br w:type="page"/>
      </w:r>
      <w:bookmarkStart w:id="192" w:name="_Toc251424091"/>
      <w:bookmarkStart w:id="193" w:name="_Toc464831677"/>
      <w:bookmarkStart w:id="194" w:name="_Toc465328409"/>
      <w:bookmarkStart w:id="195" w:name="_Toc164865795"/>
      <w:r w:rsidRPr="00887A22">
        <w:lastRenderedPageBreak/>
        <w:t xml:space="preserve">Chapter 5: Implications, </w:t>
      </w:r>
      <w:commentRangeStart w:id="196"/>
      <w:r w:rsidRPr="00887A22">
        <w:t>Recommendations</w:t>
      </w:r>
      <w:commentRangeEnd w:id="196"/>
      <w:r>
        <w:rPr>
          <w:rStyle w:val="CommentReference"/>
          <w:b w:val="0"/>
          <w:bCs w:val="0"/>
          <w:szCs w:val="20"/>
        </w:rPr>
        <w:commentReference w:id="196"/>
      </w:r>
      <w:r w:rsidRPr="00887A22">
        <w:t>, and Conclusions</w:t>
      </w:r>
      <w:bookmarkEnd w:id="192"/>
      <w:bookmarkEnd w:id="193"/>
      <w:bookmarkEnd w:id="194"/>
      <w:bookmarkEnd w:id="195"/>
    </w:p>
    <w:p w14:paraId="468D760C" w14:textId="77777777" w:rsidR="007F2702" w:rsidRPr="00887A22" w:rsidRDefault="007F2702" w:rsidP="007F2702">
      <w:pPr>
        <w:ind w:firstLine="720"/>
        <w:contextualSpacing/>
      </w:pPr>
      <w:r w:rsidRPr="00887A22">
        <w:t>Begin writing here…</w:t>
      </w:r>
    </w:p>
    <w:p w14:paraId="3BF68639" w14:textId="77777777" w:rsidR="007F2702" w:rsidRPr="00887A22" w:rsidRDefault="007F2702" w:rsidP="007F2702">
      <w:pPr>
        <w:contextualSpacing/>
      </w:pPr>
      <w:r w:rsidRPr="00887A22">
        <w:t xml:space="preserve">Checklist: </w:t>
      </w:r>
    </w:p>
    <w:p w14:paraId="7B8806B4" w14:textId="77777777" w:rsidR="007F2702" w:rsidRPr="00887A22" w:rsidRDefault="00000000" w:rsidP="007F2702">
      <w:pPr>
        <w:ind w:left="720"/>
      </w:pPr>
      <w:sdt>
        <w:sdtPr>
          <w:rPr>
            <w:color w:val="2B579A"/>
            <w:shd w:val="clear" w:color="auto" w:fill="E6E6E6"/>
          </w:rPr>
          <w:id w:val="1005944295"/>
          <w14:checkbox>
            <w14:checked w14:val="0"/>
            <w14:checkedState w14:val="2612" w14:font="MS Gothic"/>
            <w14:uncheckedState w14:val="2610" w14:font="MS Gothic"/>
          </w14:checkbox>
        </w:sdtPr>
        <w:sdtEndPr>
          <w:rPr>
            <w:color w:val="auto"/>
            <w:shd w:val="clear" w:color="auto" w:fill="auto"/>
          </w:rPr>
        </w:sdtEndPr>
        <w:sdtContent>
          <w:r w:rsidR="007F2702" w:rsidRPr="00887A22">
            <w:rPr>
              <w:rFonts w:ascii="Segoe UI Symbol" w:hAnsi="Segoe UI Symbol" w:cs="Segoe UI Symbol"/>
            </w:rPr>
            <w:t>☐</w:t>
          </w:r>
        </w:sdtContent>
      </w:sdt>
      <w:r w:rsidR="007F2702" w:rsidRPr="00887A22">
        <w:t xml:space="preserve"> Begin with an introduction and restatement of the problem and purpose s</w:t>
      </w:r>
      <w:r w:rsidR="007F2702">
        <w:t xml:space="preserve">entences </w:t>
      </w:r>
      <w:r w:rsidR="007F2702" w:rsidRPr="00887A22">
        <w:t>verbatim</w:t>
      </w:r>
      <w:r w:rsidR="007F2702">
        <w:t xml:space="preserve"> and a brief review of </w:t>
      </w:r>
      <w:r w:rsidR="007F2702" w:rsidRPr="00887A22">
        <w:t xml:space="preserve">methodology, design, results, and limitations. </w:t>
      </w:r>
    </w:p>
    <w:p w14:paraId="2C762AF7" w14:textId="77777777" w:rsidR="007F2702" w:rsidRPr="00887A22" w:rsidRDefault="00000000" w:rsidP="007F2702">
      <w:pPr>
        <w:ind w:left="720"/>
      </w:pPr>
      <w:sdt>
        <w:sdtPr>
          <w:rPr>
            <w:color w:val="2B579A"/>
            <w:shd w:val="clear" w:color="auto" w:fill="E6E6E6"/>
          </w:rPr>
          <w:id w:val="1309369203"/>
          <w14:checkbox>
            <w14:checked w14:val="0"/>
            <w14:checkedState w14:val="2612" w14:font="MS Gothic"/>
            <w14:uncheckedState w14:val="2610" w14:font="MS Gothic"/>
          </w14:checkbox>
        </w:sdtPr>
        <w:sdtEndPr>
          <w:rPr>
            <w:color w:val="auto"/>
            <w:shd w:val="clear" w:color="auto" w:fill="auto"/>
          </w:rPr>
        </w:sdtEndPr>
        <w:sdtContent>
          <w:r w:rsidR="007F2702" w:rsidRPr="00887A22">
            <w:rPr>
              <w:rFonts w:ascii="Segoe UI Symbol" w:hAnsi="Segoe UI Symbol" w:cs="Segoe UI Symbol"/>
            </w:rPr>
            <w:t>☐</w:t>
          </w:r>
        </w:sdtContent>
      </w:sdt>
      <w:r w:rsidR="007F2702" w:rsidRPr="00887A22">
        <w:t xml:space="preserve"> Conclude with a brief overview of the chapter.</w:t>
      </w:r>
      <w:bookmarkStart w:id="197" w:name="_Toc464831678"/>
      <w:bookmarkStart w:id="198" w:name="_Toc465328410"/>
    </w:p>
    <w:p w14:paraId="4C5B1E12" w14:textId="77777777" w:rsidR="007F2702" w:rsidRPr="00887A22" w:rsidRDefault="007F2702" w:rsidP="007F2702">
      <w:pPr>
        <w:pStyle w:val="Heading2"/>
      </w:pPr>
      <w:bookmarkStart w:id="199" w:name="_Toc164865796"/>
      <w:r>
        <w:t>Implications</w:t>
      </w:r>
      <w:bookmarkEnd w:id="197"/>
      <w:bookmarkEnd w:id="198"/>
      <w:bookmarkEnd w:id="199"/>
    </w:p>
    <w:p w14:paraId="5E9D784C" w14:textId="77777777" w:rsidR="007F2702" w:rsidRPr="00887A22" w:rsidRDefault="007F2702" w:rsidP="007F2702">
      <w:pPr>
        <w:ind w:firstLine="720"/>
        <w:contextualSpacing/>
      </w:pPr>
      <w:r w:rsidRPr="00887A22">
        <w:t>Begin writing here…</w:t>
      </w:r>
    </w:p>
    <w:p w14:paraId="5A1CDAB1" w14:textId="77777777" w:rsidR="007F2702" w:rsidRPr="00887A22" w:rsidRDefault="007F2702" w:rsidP="007F2702">
      <w:pPr>
        <w:contextualSpacing/>
      </w:pPr>
      <w:r w:rsidRPr="00887A22">
        <w:t xml:space="preserve">Checklist: </w:t>
      </w:r>
    </w:p>
    <w:p w14:paraId="1FFEA566" w14:textId="77777777" w:rsidR="007F2702" w:rsidRPr="00887A22" w:rsidRDefault="00000000" w:rsidP="007F2702">
      <w:pPr>
        <w:ind w:left="720"/>
      </w:pPr>
      <w:sdt>
        <w:sdtPr>
          <w:rPr>
            <w:color w:val="2B579A"/>
            <w:shd w:val="clear" w:color="auto" w:fill="E6E6E6"/>
          </w:rPr>
          <w:id w:val="-302465913"/>
          <w14:checkbox>
            <w14:checked w14:val="0"/>
            <w14:checkedState w14:val="2612" w14:font="MS Gothic"/>
            <w14:uncheckedState w14:val="2610" w14:font="MS Gothic"/>
          </w14:checkbox>
        </w:sdtPr>
        <w:sdtEndPr>
          <w:rPr>
            <w:color w:val="auto"/>
            <w:shd w:val="clear" w:color="auto" w:fill="auto"/>
          </w:rPr>
        </w:sdtEndPr>
        <w:sdtContent>
          <w:r w:rsidR="007F2702" w:rsidRPr="00887A22">
            <w:rPr>
              <w:rFonts w:ascii="Segoe UI Symbol" w:hAnsi="Segoe UI Symbol" w:cs="Segoe UI Symbol"/>
            </w:rPr>
            <w:t>☐</w:t>
          </w:r>
        </w:sdtContent>
      </w:sdt>
      <w:r w:rsidR="007F2702" w:rsidRPr="00887A22">
        <w:t xml:space="preserve"> Organize the discussion around each research question and (when appropriate) hypothesis individually. Support all the conclusions with one or more findings from the study. </w:t>
      </w:r>
    </w:p>
    <w:p w14:paraId="071BFF84" w14:textId="77777777" w:rsidR="007F2702" w:rsidRPr="00887A22" w:rsidRDefault="00000000" w:rsidP="007F2702">
      <w:pPr>
        <w:ind w:left="720"/>
      </w:pPr>
      <w:sdt>
        <w:sdtPr>
          <w:rPr>
            <w:color w:val="2B579A"/>
            <w:shd w:val="clear" w:color="auto" w:fill="E6E6E6"/>
          </w:rPr>
          <w:id w:val="198058135"/>
          <w14:checkbox>
            <w14:checked w14:val="0"/>
            <w14:checkedState w14:val="2612" w14:font="MS Gothic"/>
            <w14:uncheckedState w14:val="2610" w14:font="MS Gothic"/>
          </w14:checkbox>
        </w:sdtPr>
        <w:sdtEndPr>
          <w:rPr>
            <w:color w:val="auto"/>
            <w:shd w:val="clear" w:color="auto" w:fill="auto"/>
          </w:rPr>
        </w:sdtEndPr>
        <w:sdtContent>
          <w:r w:rsidR="007F2702" w:rsidRPr="00887A22">
            <w:rPr>
              <w:rFonts w:ascii="Segoe UI Symbol" w:hAnsi="Segoe UI Symbol" w:cs="Segoe UI Symbol"/>
            </w:rPr>
            <w:t>☐</w:t>
          </w:r>
        </w:sdtContent>
      </w:sdt>
      <w:r w:rsidR="007F2702" w:rsidRPr="00887A22">
        <w:t xml:space="preserve"> Discuss any factors that might have influenced the interpretation of the results. </w:t>
      </w:r>
    </w:p>
    <w:p w14:paraId="58262D0A" w14:textId="77777777" w:rsidR="007F2702" w:rsidRPr="00887A22" w:rsidRDefault="00000000" w:rsidP="007F2702">
      <w:pPr>
        <w:ind w:left="720"/>
      </w:pPr>
      <w:sdt>
        <w:sdtPr>
          <w:rPr>
            <w:color w:val="2B579A"/>
            <w:shd w:val="clear" w:color="auto" w:fill="E6E6E6"/>
          </w:rPr>
          <w:id w:val="-1976595998"/>
          <w14:checkbox>
            <w14:checked w14:val="0"/>
            <w14:checkedState w14:val="2612" w14:font="MS Gothic"/>
            <w14:uncheckedState w14:val="2610" w14:font="MS Gothic"/>
          </w14:checkbox>
        </w:sdtPr>
        <w:sdtEndPr>
          <w:rPr>
            <w:color w:val="auto"/>
            <w:shd w:val="clear" w:color="auto" w:fill="auto"/>
          </w:rPr>
        </w:sdtEndPr>
        <w:sdtContent>
          <w:r w:rsidR="007F2702" w:rsidRPr="00887A22">
            <w:rPr>
              <w:rFonts w:ascii="Segoe UI Symbol" w:hAnsi="Segoe UI Symbol" w:cs="Segoe UI Symbol"/>
            </w:rPr>
            <w:t>☐</w:t>
          </w:r>
        </w:sdtContent>
      </w:sdt>
      <w:r w:rsidR="007F2702" w:rsidRPr="00887A22">
        <w:t xml:space="preserve"> Present the results in the context of the study by describing the extent to which they address the study problem and purpose and contribute to the existing literature and framework described in Chapter 2. </w:t>
      </w:r>
    </w:p>
    <w:p w14:paraId="4B9ABA6A" w14:textId="77777777" w:rsidR="007F2702" w:rsidRDefault="00000000" w:rsidP="007F2702">
      <w:pPr>
        <w:ind w:left="720"/>
      </w:pPr>
      <w:sdt>
        <w:sdtPr>
          <w:rPr>
            <w:color w:val="2B579A"/>
            <w:shd w:val="clear" w:color="auto" w:fill="E6E6E6"/>
          </w:rPr>
          <w:id w:val="-1239399808"/>
          <w14:checkbox>
            <w14:checked w14:val="0"/>
            <w14:checkedState w14:val="2612" w14:font="MS Gothic"/>
            <w14:uncheckedState w14:val="2610" w14:font="MS Gothic"/>
          </w14:checkbox>
        </w:sdtPr>
        <w:sdtEndPr>
          <w:rPr>
            <w:color w:val="auto"/>
            <w:shd w:val="clear" w:color="auto" w:fill="auto"/>
          </w:rPr>
        </w:sdtEndPr>
        <w:sdtContent>
          <w:r w:rsidR="007F2702">
            <w:rPr>
              <w:rFonts w:ascii="MS Gothic" w:eastAsia="MS Gothic" w:hAnsi="MS Gothic" w:hint="eastAsia"/>
            </w:rPr>
            <w:t>☐</w:t>
          </w:r>
        </w:sdtContent>
      </w:sdt>
      <w:r w:rsidR="007F2702" w:rsidRPr="00887A22">
        <w:t xml:space="preserve"> Describe the extent to which the results are consistent with existing research and theory and provide potential explanations for unexpected or divergent results. </w:t>
      </w:r>
    </w:p>
    <w:p w14:paraId="09EE4FED" w14:textId="77777777" w:rsidR="007F2702" w:rsidRDefault="00000000" w:rsidP="007F2702">
      <w:pPr>
        <w:pStyle w:val="CommentText"/>
        <w:spacing w:line="480" w:lineRule="auto"/>
        <w:ind w:left="720"/>
        <w:rPr>
          <w:sz w:val="24"/>
          <w:szCs w:val="24"/>
        </w:rPr>
      </w:pPr>
      <w:sdt>
        <w:sdtPr>
          <w:rPr>
            <w:color w:val="2B579A"/>
            <w:shd w:val="clear" w:color="auto" w:fill="E6E6E6"/>
          </w:rPr>
          <w:id w:val="-439760785"/>
          <w14:checkbox>
            <w14:checked w14:val="0"/>
            <w14:checkedState w14:val="2612" w14:font="MS Gothic"/>
            <w14:uncheckedState w14:val="2610" w14:font="MS Gothic"/>
          </w14:checkbox>
        </w:sdtPr>
        <w:sdtEndPr>
          <w:rPr>
            <w:color w:val="auto"/>
            <w:shd w:val="clear" w:color="auto" w:fill="auto"/>
          </w:rPr>
        </w:sdtEndPr>
        <w:sdtContent>
          <w:r w:rsidR="007F2702">
            <w:rPr>
              <w:rFonts w:ascii="MS Gothic" w:eastAsia="MS Gothic" w:hAnsi="MS Gothic" w:hint="eastAsia"/>
            </w:rPr>
            <w:t>☐</w:t>
          </w:r>
        </w:sdtContent>
      </w:sdt>
      <w:r w:rsidR="007F2702" w:rsidRPr="004B0C52">
        <w:rPr>
          <w:sz w:val="24"/>
          <w:szCs w:val="24"/>
        </w:rPr>
        <w:t xml:space="preserve"> Identify the most significant implications and consequences of the dissertation (whether positive and/or negative) to society/desired societal outcomes and distinguish probable from improbable implications. </w:t>
      </w:r>
      <w:r w:rsidR="007F2702" w:rsidRPr="004B0C52">
        <w:rPr>
          <w:rStyle w:val="CommentReference"/>
          <w:sz w:val="24"/>
          <w:szCs w:val="24"/>
        </w:rPr>
        <w:annotationRef/>
      </w:r>
    </w:p>
    <w:p w14:paraId="167CDB4A" w14:textId="77777777" w:rsidR="007F2702" w:rsidRPr="005422F4" w:rsidRDefault="007F2702" w:rsidP="007F2702">
      <w:pPr>
        <w:pStyle w:val="Heading3"/>
      </w:pPr>
      <w:commentRangeStart w:id="200"/>
      <w:r w:rsidRPr="005422F4">
        <w:lastRenderedPageBreak/>
        <w:t xml:space="preserve">Research Question 1/Hypothesis </w:t>
      </w:r>
      <w:commentRangeEnd w:id="200"/>
      <w:r w:rsidRPr="005422F4">
        <w:commentReference w:id="200"/>
      </w:r>
    </w:p>
    <w:p w14:paraId="4EF57575" w14:textId="77777777" w:rsidR="007F2702" w:rsidRPr="002B5F8E" w:rsidRDefault="007F2702" w:rsidP="007F2702">
      <w:pPr>
        <w:ind w:firstLine="720"/>
      </w:pPr>
      <w:r w:rsidRPr="002B5F8E">
        <w:t>Text…</w:t>
      </w:r>
    </w:p>
    <w:p w14:paraId="39A7DF99" w14:textId="77777777" w:rsidR="007F2702" w:rsidRPr="00887A22" w:rsidRDefault="007F2702" w:rsidP="007F2702">
      <w:pPr>
        <w:pStyle w:val="Heading2"/>
      </w:pPr>
      <w:bookmarkStart w:id="201" w:name="_Toc222132559"/>
      <w:bookmarkStart w:id="202" w:name="_Toc251424093"/>
      <w:bookmarkStart w:id="203" w:name="_Toc464831679"/>
      <w:bookmarkStart w:id="204" w:name="_Toc465328411"/>
      <w:bookmarkStart w:id="205" w:name="_Toc164865797"/>
      <w:r w:rsidRPr="00887A22">
        <w:t>Recommendations</w:t>
      </w:r>
      <w:bookmarkEnd w:id="201"/>
      <w:bookmarkEnd w:id="202"/>
      <w:r w:rsidRPr="00887A22">
        <w:t xml:space="preserve"> for </w:t>
      </w:r>
      <w:bookmarkEnd w:id="203"/>
      <w:bookmarkEnd w:id="204"/>
      <w:r w:rsidRPr="00887A22">
        <w:t>Practice</w:t>
      </w:r>
      <w:bookmarkEnd w:id="205"/>
    </w:p>
    <w:p w14:paraId="7839BF1B" w14:textId="77777777" w:rsidR="007F2702" w:rsidRPr="00887A22" w:rsidRDefault="007F2702" w:rsidP="007F2702">
      <w:pPr>
        <w:ind w:firstLine="720"/>
        <w:contextualSpacing/>
      </w:pPr>
      <w:r w:rsidRPr="00887A22">
        <w:t xml:space="preserve">Begin writing here… </w:t>
      </w:r>
    </w:p>
    <w:p w14:paraId="5A65566F" w14:textId="77777777" w:rsidR="007F2702" w:rsidRPr="00887A22" w:rsidRDefault="007F2702" w:rsidP="007F2702">
      <w:pPr>
        <w:contextualSpacing/>
      </w:pPr>
      <w:r w:rsidRPr="00887A22">
        <w:t xml:space="preserve">Checklist: </w:t>
      </w:r>
    </w:p>
    <w:p w14:paraId="7CB1C241" w14:textId="77777777" w:rsidR="007F2702" w:rsidRPr="00887A22" w:rsidRDefault="00000000" w:rsidP="007F2702">
      <w:pPr>
        <w:ind w:left="720"/>
      </w:pPr>
      <w:sdt>
        <w:sdtPr>
          <w:rPr>
            <w:color w:val="2B579A"/>
            <w:shd w:val="clear" w:color="auto" w:fill="E6E6E6"/>
          </w:rPr>
          <w:id w:val="2107540292"/>
          <w14:checkbox>
            <w14:checked w14:val="0"/>
            <w14:checkedState w14:val="2612" w14:font="MS Gothic"/>
            <w14:uncheckedState w14:val="2610" w14:font="MS Gothic"/>
          </w14:checkbox>
        </w:sdtPr>
        <w:sdtEndPr>
          <w:rPr>
            <w:color w:val="auto"/>
            <w:shd w:val="clear" w:color="auto" w:fill="auto"/>
          </w:rPr>
        </w:sdtEndPr>
        <w:sdtContent>
          <w:r w:rsidR="007F2702" w:rsidRPr="00887A22">
            <w:rPr>
              <w:rFonts w:ascii="Segoe UI Symbol" w:hAnsi="Segoe UI Symbol" w:cs="Segoe UI Symbol"/>
            </w:rPr>
            <w:t>☐</w:t>
          </w:r>
        </w:sdtContent>
      </w:sdt>
      <w:r w:rsidR="007F2702" w:rsidRPr="00887A22">
        <w:t xml:space="preserve"> Discuss recommendations for </w:t>
      </w:r>
      <w:r w:rsidR="007F2702">
        <w:t>applying the study findings</w:t>
      </w:r>
      <w:r w:rsidR="007F2702" w:rsidRPr="00887A22">
        <w:t xml:space="preserve"> to practice and/or theory. Support all the recommendations with at least one finding from the study and frame them in the literature from Chapter 2. </w:t>
      </w:r>
    </w:p>
    <w:p w14:paraId="4A7620F6" w14:textId="77777777" w:rsidR="007F2702" w:rsidRPr="00887A22" w:rsidRDefault="00000000" w:rsidP="007F2702">
      <w:pPr>
        <w:ind w:left="720"/>
      </w:pPr>
      <w:sdt>
        <w:sdtPr>
          <w:rPr>
            <w:color w:val="2B579A"/>
            <w:shd w:val="clear" w:color="auto" w:fill="E6E6E6"/>
          </w:rPr>
          <w:id w:val="1208156396"/>
          <w14:checkbox>
            <w14:checked w14:val="0"/>
            <w14:checkedState w14:val="2612" w14:font="MS Gothic"/>
            <w14:uncheckedState w14:val="2610" w14:font="MS Gothic"/>
          </w14:checkbox>
        </w:sdtPr>
        <w:sdtEndPr>
          <w:rPr>
            <w:color w:val="auto"/>
            <w:shd w:val="clear" w:color="auto" w:fill="auto"/>
          </w:rPr>
        </w:sdtEndPr>
        <w:sdtContent>
          <w:r w:rsidR="007F2702" w:rsidRPr="00887A22">
            <w:rPr>
              <w:rFonts w:ascii="Segoe UI Symbol" w:hAnsi="Segoe UI Symbol" w:cs="Segoe UI Symbol"/>
            </w:rPr>
            <w:t>☐</w:t>
          </w:r>
        </w:sdtContent>
      </w:sdt>
      <w:r w:rsidR="007F2702" w:rsidRPr="00887A22">
        <w:t xml:space="preserve"> Do </w:t>
      </w:r>
      <w:r w:rsidR="007F2702" w:rsidRPr="00887A22">
        <w:rPr>
          <w:u w:val="single"/>
        </w:rPr>
        <w:t>not</w:t>
      </w:r>
      <w:r w:rsidR="007F2702" w:rsidRPr="00887A22">
        <w:t xml:space="preserve"> overstate the applicability of the findings.</w:t>
      </w:r>
    </w:p>
    <w:p w14:paraId="30DB6631" w14:textId="77777777" w:rsidR="007F2702" w:rsidRPr="00887A22" w:rsidRDefault="007F2702" w:rsidP="007F2702">
      <w:pPr>
        <w:pStyle w:val="Heading2"/>
      </w:pPr>
      <w:bookmarkStart w:id="206" w:name="_Toc464831680"/>
      <w:bookmarkStart w:id="207" w:name="_Toc465328412"/>
      <w:bookmarkStart w:id="208" w:name="_Toc164865798"/>
      <w:r w:rsidRPr="00887A22">
        <w:t>Recommendations for Future Research</w:t>
      </w:r>
      <w:bookmarkEnd w:id="206"/>
      <w:bookmarkEnd w:id="207"/>
      <w:bookmarkEnd w:id="208"/>
      <w:r w:rsidRPr="00887A22">
        <w:t xml:space="preserve"> </w:t>
      </w:r>
    </w:p>
    <w:p w14:paraId="6BEC440F" w14:textId="77777777" w:rsidR="007F2702" w:rsidRPr="00887A22" w:rsidRDefault="007F2702" w:rsidP="007F2702">
      <w:pPr>
        <w:suppressAutoHyphens/>
        <w:ind w:firstLine="720"/>
        <w:contextualSpacing/>
        <w:rPr>
          <w:rFonts w:eastAsia="Times New Roman" w:cs="Times New Roman"/>
          <w:szCs w:val="24"/>
        </w:rPr>
      </w:pPr>
      <w:r w:rsidRPr="00887A22">
        <w:rPr>
          <w:rFonts w:eastAsia="Times New Roman" w:cs="Times New Roman"/>
          <w:szCs w:val="24"/>
        </w:rPr>
        <w:t>Begin writing here…</w:t>
      </w:r>
    </w:p>
    <w:p w14:paraId="61FBE09E" w14:textId="77777777" w:rsidR="007F2702" w:rsidRPr="00887A22" w:rsidRDefault="007F2702" w:rsidP="007F2702">
      <w:pPr>
        <w:suppressAutoHyphens/>
        <w:contextualSpacing/>
        <w:rPr>
          <w:rFonts w:eastAsia="Times New Roman" w:cs="Times New Roman"/>
          <w:szCs w:val="24"/>
        </w:rPr>
      </w:pPr>
      <w:r w:rsidRPr="00887A22">
        <w:rPr>
          <w:rFonts w:eastAsia="Times New Roman" w:cs="Times New Roman"/>
          <w:szCs w:val="24"/>
        </w:rPr>
        <w:t xml:space="preserve">Checklist: </w:t>
      </w:r>
    </w:p>
    <w:p w14:paraId="16E50044" w14:textId="77777777" w:rsidR="007F2702" w:rsidRPr="00887A22" w:rsidRDefault="00000000" w:rsidP="007F2702">
      <w:pPr>
        <w:ind w:left="720"/>
        <w:rPr>
          <w:rFonts w:eastAsia="Times New Roman" w:cs="Times New Roman"/>
          <w:szCs w:val="24"/>
        </w:rPr>
      </w:pPr>
      <w:sdt>
        <w:sdtPr>
          <w:rPr>
            <w:color w:val="2B579A"/>
            <w:shd w:val="clear" w:color="auto" w:fill="E6E6E6"/>
          </w:rPr>
          <w:id w:val="388925439"/>
          <w14:checkbox>
            <w14:checked w14:val="0"/>
            <w14:checkedState w14:val="2612" w14:font="MS Gothic"/>
            <w14:uncheckedState w14:val="2610" w14:font="MS Gothic"/>
          </w14:checkbox>
        </w:sdtPr>
        <w:sdtEndPr>
          <w:rPr>
            <w:color w:val="auto"/>
            <w:shd w:val="clear" w:color="auto" w:fill="auto"/>
          </w:rPr>
        </w:sdtEndPr>
        <w:sdtContent>
          <w:r w:rsidR="007F2702" w:rsidRPr="00887A22">
            <w:rPr>
              <w:rFonts w:ascii="Segoe UI Symbol" w:hAnsi="Segoe UI Symbol" w:cs="Segoe UI Symbol"/>
            </w:rPr>
            <w:t>☐</w:t>
          </w:r>
        </w:sdtContent>
      </w:sdt>
      <w:r w:rsidR="007F2702" w:rsidRPr="00887A22">
        <w:t xml:space="preserve"> </w:t>
      </w:r>
      <w:r w:rsidR="007F2702" w:rsidRPr="00887A22">
        <w:rPr>
          <w:rFonts w:eastAsia="Times New Roman" w:cs="Times New Roman"/>
          <w:szCs w:val="24"/>
        </w:rPr>
        <w:t>Based on the framework, findings, and implications, explain what future researchers might do to learn from and build upon this study. Justify these explanations.</w:t>
      </w:r>
    </w:p>
    <w:p w14:paraId="6A47F5A3" w14:textId="77777777" w:rsidR="007F2702" w:rsidRPr="00887A22" w:rsidRDefault="00000000" w:rsidP="007F2702">
      <w:pPr>
        <w:ind w:left="720"/>
        <w:rPr>
          <w:rFonts w:eastAsia="Times New Roman" w:cs="Times New Roman"/>
          <w:szCs w:val="24"/>
        </w:rPr>
      </w:pPr>
      <w:sdt>
        <w:sdtPr>
          <w:rPr>
            <w:rFonts w:eastAsia="Times New Roman" w:cs="Times New Roman"/>
            <w:color w:val="2B579A"/>
            <w:szCs w:val="24"/>
            <w:shd w:val="clear" w:color="auto" w:fill="E6E6E6"/>
          </w:rPr>
          <w:id w:val="-1019383486"/>
          <w14:checkbox>
            <w14:checked w14:val="0"/>
            <w14:checkedState w14:val="2612" w14:font="MS Gothic"/>
            <w14:uncheckedState w14:val="2610" w14:font="MS Gothic"/>
          </w14:checkbox>
        </w:sdtPr>
        <w:sdtContent>
          <w:r w:rsidR="007F2702" w:rsidRPr="00887A22">
            <w:rPr>
              <w:rFonts w:ascii="Segoe UI Symbol" w:eastAsia="Times New Roman" w:hAnsi="Segoe UI Symbol" w:cs="Segoe UI Symbol"/>
              <w:szCs w:val="24"/>
            </w:rPr>
            <w:t>☐</w:t>
          </w:r>
        </w:sdtContent>
      </w:sdt>
      <w:r w:rsidR="007F2702" w:rsidRPr="00887A22">
        <w:rPr>
          <w:rFonts w:eastAsia="Times New Roman" w:cs="Times New Roman"/>
          <w:szCs w:val="24"/>
        </w:rPr>
        <w:t xml:space="preserve"> Discuss how future researchers can improve upon this study, given its limitations. </w:t>
      </w:r>
    </w:p>
    <w:p w14:paraId="65A74C3F" w14:textId="77777777" w:rsidR="007F2702" w:rsidRPr="00887A22" w:rsidRDefault="00000000" w:rsidP="007F2702">
      <w:pPr>
        <w:ind w:left="720"/>
      </w:pPr>
      <w:sdt>
        <w:sdtPr>
          <w:rPr>
            <w:rFonts w:eastAsia="Times New Roman" w:cs="Times New Roman"/>
            <w:color w:val="2B579A"/>
            <w:szCs w:val="24"/>
            <w:shd w:val="clear" w:color="auto" w:fill="E6E6E6"/>
          </w:rPr>
          <w:id w:val="65546728"/>
          <w14:checkbox>
            <w14:checked w14:val="0"/>
            <w14:checkedState w14:val="2612" w14:font="MS Gothic"/>
            <w14:uncheckedState w14:val="2610" w14:font="MS Gothic"/>
          </w14:checkbox>
        </w:sdtPr>
        <w:sdtContent>
          <w:r w:rsidR="007F2702" w:rsidRPr="00887A22">
            <w:rPr>
              <w:rFonts w:ascii="Segoe UI Symbol" w:eastAsia="Times New Roman" w:hAnsi="Segoe UI Symbol" w:cs="Segoe UI Symbol"/>
              <w:szCs w:val="24"/>
            </w:rPr>
            <w:t>☐</w:t>
          </w:r>
        </w:sdtContent>
      </w:sdt>
      <w:r w:rsidR="007F2702" w:rsidRPr="00887A22">
        <w:rPr>
          <w:rFonts w:eastAsia="Times New Roman" w:cs="Times New Roman"/>
          <w:szCs w:val="24"/>
        </w:rPr>
        <w:t xml:space="preserve"> Explain what the next logical step is in this line of research. </w:t>
      </w:r>
    </w:p>
    <w:p w14:paraId="5E250B84" w14:textId="77777777" w:rsidR="007F2702" w:rsidRPr="00887A22" w:rsidRDefault="007F2702" w:rsidP="007F2702">
      <w:pPr>
        <w:pStyle w:val="Heading2"/>
      </w:pPr>
      <w:bookmarkStart w:id="209" w:name="_Toc222132560"/>
      <w:bookmarkStart w:id="210" w:name="_Toc251424094"/>
      <w:bookmarkStart w:id="211" w:name="_Toc464831681"/>
      <w:bookmarkStart w:id="212" w:name="_Toc465328413"/>
      <w:bookmarkStart w:id="213" w:name="_Toc164865799"/>
      <w:r w:rsidRPr="00887A22">
        <w:t>Conclusions</w:t>
      </w:r>
      <w:bookmarkEnd w:id="209"/>
      <w:bookmarkEnd w:id="210"/>
      <w:bookmarkEnd w:id="211"/>
      <w:bookmarkEnd w:id="212"/>
      <w:bookmarkEnd w:id="213"/>
    </w:p>
    <w:p w14:paraId="4E379FBE" w14:textId="77777777" w:rsidR="007F2702" w:rsidRPr="00887A22" w:rsidRDefault="007F2702" w:rsidP="007F2702">
      <w:r w:rsidRPr="00887A22">
        <w:tab/>
        <w:t>Begin writing here…</w:t>
      </w:r>
    </w:p>
    <w:p w14:paraId="46F81F3A" w14:textId="77777777" w:rsidR="007F2702" w:rsidRPr="00887A22" w:rsidRDefault="007F2702" w:rsidP="007F2702">
      <w:r w:rsidRPr="00887A22">
        <w:t xml:space="preserve">Checklist: </w:t>
      </w:r>
    </w:p>
    <w:p w14:paraId="37D2E0CB" w14:textId="77777777" w:rsidR="007F2702" w:rsidRPr="00887A22" w:rsidRDefault="00000000" w:rsidP="007F2702">
      <w:pPr>
        <w:ind w:left="720"/>
        <w:rPr>
          <w:rFonts w:cs="Times New Roman"/>
          <w:szCs w:val="24"/>
        </w:rPr>
      </w:pPr>
      <w:sdt>
        <w:sdtPr>
          <w:rPr>
            <w:rFonts w:cs="Times New Roman"/>
            <w:color w:val="2B579A"/>
            <w:szCs w:val="24"/>
            <w:shd w:val="clear" w:color="auto" w:fill="E6E6E6"/>
          </w:rPr>
          <w:id w:val="-545214972"/>
          <w14:checkbox>
            <w14:checked w14:val="0"/>
            <w14:checkedState w14:val="2612" w14:font="MS Gothic"/>
            <w14:uncheckedState w14:val="2610" w14:font="MS Gothic"/>
          </w14:checkbox>
        </w:sdtPr>
        <w:sdtContent>
          <w:r w:rsidR="007F2702" w:rsidRPr="00887A22">
            <w:rPr>
              <w:rFonts w:ascii="Segoe UI Symbol" w:hAnsi="Segoe UI Symbol" w:cs="Segoe UI Symbol"/>
              <w:szCs w:val="24"/>
            </w:rPr>
            <w:t>☐</w:t>
          </w:r>
        </w:sdtContent>
      </w:sdt>
      <w:r w:rsidR="007F2702" w:rsidRPr="00887A22">
        <w:rPr>
          <w:rFonts w:cs="Times New Roman"/>
          <w:szCs w:val="24"/>
        </w:rPr>
        <w:t xml:space="preserve"> Provide a </w:t>
      </w:r>
      <w:r w:rsidR="007F2702">
        <w:rPr>
          <w:rFonts w:cs="Times New Roman"/>
          <w:szCs w:val="24"/>
        </w:rPr>
        <w:t>robust and</w:t>
      </w:r>
      <w:r w:rsidR="007F2702" w:rsidRPr="00887A22">
        <w:rPr>
          <w:rFonts w:cs="Times New Roman"/>
          <w:szCs w:val="24"/>
        </w:rPr>
        <w:t xml:space="preserve"> concise conclusion to include a summary of the study, the problem addressed, and the importance of the study. </w:t>
      </w:r>
    </w:p>
    <w:p w14:paraId="300694BA" w14:textId="77777777" w:rsidR="007F2702" w:rsidRPr="00887A22" w:rsidRDefault="00000000" w:rsidP="007F2702">
      <w:pPr>
        <w:ind w:left="720"/>
      </w:pPr>
      <w:sdt>
        <w:sdtPr>
          <w:rPr>
            <w:color w:val="2B579A"/>
            <w:shd w:val="clear" w:color="auto" w:fill="E6E6E6"/>
          </w:rPr>
          <w:id w:val="1899628604"/>
          <w14:checkbox>
            <w14:checked w14:val="0"/>
            <w14:checkedState w14:val="2612" w14:font="MS Gothic"/>
            <w14:uncheckedState w14:val="2610" w14:font="MS Gothic"/>
          </w14:checkbox>
        </w:sdtPr>
        <w:sdtEndPr>
          <w:rPr>
            <w:color w:val="auto"/>
            <w:shd w:val="clear" w:color="auto" w:fill="auto"/>
          </w:rPr>
        </w:sdtEndPr>
        <w:sdtContent>
          <w:r w:rsidR="007F2702" w:rsidRPr="00887A22">
            <w:rPr>
              <w:rFonts w:ascii="Segoe UI Symbol" w:hAnsi="Segoe UI Symbol" w:cs="Segoe UI Symbol"/>
            </w:rPr>
            <w:t>☐</w:t>
          </w:r>
        </w:sdtContent>
      </w:sdt>
      <w:r w:rsidR="007F2702" w:rsidRPr="00887A22">
        <w:t xml:space="preserve"> Present the “take-home message” of the entire study.</w:t>
      </w:r>
    </w:p>
    <w:p w14:paraId="07847A44" w14:textId="77777777" w:rsidR="007F2702" w:rsidRPr="00887A22" w:rsidRDefault="00000000" w:rsidP="007F2702">
      <w:pPr>
        <w:ind w:left="720"/>
      </w:pPr>
      <w:sdt>
        <w:sdtPr>
          <w:rPr>
            <w:color w:val="2B579A"/>
            <w:shd w:val="clear" w:color="auto" w:fill="E6E6E6"/>
          </w:rPr>
          <w:id w:val="622282002"/>
          <w14:checkbox>
            <w14:checked w14:val="0"/>
            <w14:checkedState w14:val="2612" w14:font="MS Gothic"/>
            <w14:uncheckedState w14:val="2610" w14:font="MS Gothic"/>
          </w14:checkbox>
        </w:sdtPr>
        <w:sdtEndPr>
          <w:rPr>
            <w:color w:val="auto"/>
            <w:shd w:val="clear" w:color="auto" w:fill="auto"/>
          </w:rPr>
        </w:sdtEndPr>
        <w:sdtContent>
          <w:r w:rsidR="007F2702" w:rsidRPr="00887A22">
            <w:rPr>
              <w:rFonts w:ascii="Segoe UI Symbol" w:hAnsi="Segoe UI Symbol" w:cs="Segoe UI Symbol"/>
            </w:rPr>
            <w:t>☐</w:t>
          </w:r>
        </w:sdtContent>
      </w:sdt>
      <w:r w:rsidR="007F2702" w:rsidRPr="00887A22">
        <w:t xml:space="preserve"> Emphasize what the results of the study mean with respect to previous research and either theory (PhD studies) or practice (applied studies). </w:t>
      </w:r>
    </w:p>
    <w:p w14:paraId="00533C41" w14:textId="77777777" w:rsidR="007F2702" w:rsidRPr="00887A22" w:rsidRDefault="007F2702" w:rsidP="007F2702">
      <w:pPr>
        <w:ind w:firstLine="720"/>
        <w:contextualSpacing/>
        <w:rPr>
          <w:rFonts w:eastAsia="Times New Roman" w:cs="Times New Roman"/>
          <w:szCs w:val="24"/>
        </w:rPr>
      </w:pPr>
    </w:p>
    <w:p w14:paraId="48CCA508" w14:textId="143B29E9" w:rsidR="007F2702" w:rsidRPr="007F2702" w:rsidRDefault="007F2702" w:rsidP="007F2702">
      <w:r w:rsidRPr="00887A22">
        <w:br w:type="page"/>
      </w:r>
    </w:p>
    <w:p w14:paraId="10196226" w14:textId="65281E30" w:rsidR="00887A22" w:rsidRPr="00887A22" w:rsidRDefault="00887A22" w:rsidP="004920CB">
      <w:pPr>
        <w:pStyle w:val="Heading1"/>
      </w:pPr>
      <w:bookmarkStart w:id="214" w:name="_Toc184834461"/>
      <w:r w:rsidRPr="009A5606">
        <w:lastRenderedPageBreak/>
        <w:t>References</w:t>
      </w:r>
      <w:bookmarkEnd w:id="132"/>
      <w:bookmarkEnd w:id="133"/>
      <w:bookmarkEnd w:id="214"/>
    </w:p>
    <w:p w14:paraId="32124F2C" w14:textId="77777777" w:rsidR="003E79CA" w:rsidRDefault="00C71336" w:rsidP="003E79CA">
      <w:pPr>
        <w:pStyle w:val="Bibliography"/>
        <w:ind w:left="720" w:hanging="720"/>
      </w:pPr>
      <w:r>
        <w:rPr>
          <w:rFonts w:eastAsia="Times New Roman"/>
          <w:szCs w:val="24"/>
        </w:rPr>
        <w:fldChar w:fldCharType="begin"/>
      </w:r>
      <w:r w:rsidR="003E79CA">
        <w:rPr>
          <w:rFonts w:eastAsia="Times New Roman"/>
          <w:szCs w:val="24"/>
        </w:rPr>
        <w:instrText xml:space="preserve"> ADDIN ZOTERO_BIBL {"uncited":[],"omitted":[],"custom":[]} CSL_BIBLIOGRAPHY </w:instrText>
      </w:r>
      <w:r>
        <w:rPr>
          <w:rFonts w:eastAsia="Times New Roman"/>
          <w:szCs w:val="24"/>
        </w:rPr>
        <w:fldChar w:fldCharType="separate"/>
      </w:r>
      <w:r w:rsidR="003E79CA">
        <w:rPr>
          <w:i/>
          <w:iCs/>
        </w:rPr>
        <w:t>18 USC 1001: Statements or entries generally</w:t>
      </w:r>
      <w:r w:rsidR="003E79CA">
        <w:t>. (2004). https://uscode.house.gov/view.xhtml?req=granuleid:USC-prelim-title18-section1001&amp;num=0&amp;edition=prelim</w:t>
      </w:r>
    </w:p>
    <w:p w14:paraId="037426DA" w14:textId="77777777" w:rsidR="003E79CA" w:rsidRDefault="003E79CA" w:rsidP="003E79CA">
      <w:pPr>
        <w:pStyle w:val="Bibliography"/>
        <w:ind w:left="720" w:hanging="720"/>
      </w:pPr>
      <w:r>
        <w:rPr>
          <w:i/>
          <w:iCs/>
        </w:rPr>
        <w:t>18 USC 1343: Fraud by wire, radio, or television</w:t>
      </w:r>
      <w:r>
        <w:t>. (2008). https://uscode.house.gov/view.xhtml?req=granuleid:USC-prelim-title18-section1343&amp;num=0&amp;edition=prelim</w:t>
      </w:r>
    </w:p>
    <w:p w14:paraId="1A0320D6" w14:textId="77777777" w:rsidR="003E79CA" w:rsidRDefault="003E79CA" w:rsidP="003E79CA">
      <w:pPr>
        <w:pStyle w:val="Bibliography"/>
        <w:ind w:left="720" w:hanging="720"/>
      </w:pPr>
      <w:r>
        <w:t xml:space="preserve">Ali, A., Abd Razak, S., Othman, S. H., Eisa, T. A. E., Al-Dhaqm, A., Nasser, M., Elhassan, T., Elshafie, H., &amp; Saif, A. (2022). Financial Fraud Detection Based on Machine Learning: A Systematic Literature Review. </w:t>
      </w:r>
      <w:r>
        <w:rPr>
          <w:i/>
          <w:iCs/>
        </w:rPr>
        <w:t>Applied Sciences</w:t>
      </w:r>
      <w:r>
        <w:t xml:space="preserve">, </w:t>
      </w:r>
      <w:r>
        <w:rPr>
          <w:i/>
          <w:iCs/>
        </w:rPr>
        <w:t>12</w:t>
      </w:r>
      <w:r>
        <w:t>(19), Article 19. https://doi.org/10.3390/app12199637</w:t>
      </w:r>
    </w:p>
    <w:p w14:paraId="050F6898" w14:textId="77777777" w:rsidR="003E79CA" w:rsidRDefault="003E79CA" w:rsidP="003E79CA">
      <w:pPr>
        <w:pStyle w:val="Bibliography"/>
        <w:ind w:left="720" w:hanging="720"/>
      </w:pPr>
      <w:r>
        <w:t xml:space="preserve">Ali, N. A. M., Abu, N. ’Asyiqin, Hussain, W. S., Nordin, E., &amp; Ramlan, N. L. (2021). Critical Success Factors For Financial Fraud Management In Government Agencies. </w:t>
      </w:r>
      <w:r>
        <w:rPr>
          <w:i/>
          <w:iCs/>
        </w:rPr>
        <w:t>Turkish Online Journal of Qualitative Inquiry</w:t>
      </w:r>
      <w:r>
        <w:t xml:space="preserve">, </w:t>
      </w:r>
      <w:r>
        <w:rPr>
          <w:i/>
          <w:iCs/>
        </w:rPr>
        <w:t>12</w:t>
      </w:r>
      <w:r>
        <w:t>(7), 4325–4340.</w:t>
      </w:r>
    </w:p>
    <w:p w14:paraId="3B2C4132" w14:textId="77777777" w:rsidR="003E79CA" w:rsidRDefault="003E79CA" w:rsidP="003E79CA">
      <w:pPr>
        <w:pStyle w:val="Bibliography"/>
        <w:ind w:left="720" w:hanging="720"/>
      </w:pPr>
      <w:r>
        <w:t xml:space="preserve">Ashtiani, M. N., &amp; Raahemi, B. (2022). Intelligent Fraud Detection in Financial Statements Using Machine Learning and Data Mining: A Systematic Literature Review. </w:t>
      </w:r>
      <w:r>
        <w:rPr>
          <w:i/>
          <w:iCs/>
        </w:rPr>
        <w:t>IEEE Access</w:t>
      </w:r>
      <w:r>
        <w:t xml:space="preserve">, </w:t>
      </w:r>
      <w:r>
        <w:rPr>
          <w:i/>
          <w:iCs/>
        </w:rPr>
        <w:t>10</w:t>
      </w:r>
      <w:r>
        <w:t>, 72504–72525. IEEE Access. https://doi.org/10.1109/ACCESS.2021.3096799</w:t>
      </w:r>
    </w:p>
    <w:p w14:paraId="2BCDFAED" w14:textId="77777777" w:rsidR="003E79CA" w:rsidRDefault="003E79CA" w:rsidP="003E79CA">
      <w:pPr>
        <w:pStyle w:val="Bibliography"/>
        <w:ind w:left="720" w:hanging="720"/>
      </w:pPr>
      <w:r>
        <w:t xml:space="preserve">Autor, D., Cho, D., Crane, L. D., Goldar, M., Lutz, B., Montes, J., Peterman, W. B., Ratner, D., Villar, D., &amp; Yildirmaz, A. (2022). The $800 Billion Paycheck Protection Program: Where Did the Money Go and Why Did It Go There? </w:t>
      </w:r>
      <w:r>
        <w:rPr>
          <w:i/>
          <w:iCs/>
        </w:rPr>
        <w:t>Journal of Economic Perspectives</w:t>
      </w:r>
      <w:r>
        <w:t xml:space="preserve">, </w:t>
      </w:r>
      <w:r>
        <w:rPr>
          <w:i/>
          <w:iCs/>
        </w:rPr>
        <w:t>36</w:t>
      </w:r>
      <w:r>
        <w:t>(2), 55–80. https://doi.org/10.1257/jep.36.2.55</w:t>
      </w:r>
    </w:p>
    <w:p w14:paraId="18200ED2" w14:textId="77777777" w:rsidR="003E79CA" w:rsidRDefault="003E79CA" w:rsidP="003E79CA">
      <w:pPr>
        <w:pStyle w:val="Bibliography"/>
        <w:ind w:left="720" w:hanging="720"/>
      </w:pPr>
      <w:r>
        <w:t xml:space="preserve">Awang, N., Hussin, N. S., Razali, F. A., Lyana, S., &amp; Talib, A. (2020). Fraud triangle theory: Calling for new factors. </w:t>
      </w:r>
      <w:r>
        <w:rPr>
          <w:i/>
          <w:iCs/>
        </w:rPr>
        <w:t>Board</w:t>
      </w:r>
      <w:r>
        <w:t xml:space="preserve">, </w:t>
      </w:r>
      <w:r>
        <w:rPr>
          <w:i/>
          <w:iCs/>
        </w:rPr>
        <w:t>7</w:t>
      </w:r>
      <w:r>
        <w:t>, 54–64.</w:t>
      </w:r>
    </w:p>
    <w:p w14:paraId="20E55506" w14:textId="77777777" w:rsidR="003E79CA" w:rsidRDefault="003E79CA" w:rsidP="003E79CA">
      <w:pPr>
        <w:pStyle w:val="Bibliography"/>
        <w:ind w:left="720" w:hanging="720"/>
      </w:pPr>
      <w:r>
        <w:lastRenderedPageBreak/>
        <w:t xml:space="preserve">Bailey, C., Brody, R., &amp; Sokolowski, M. (2021). Fraudulent loans and the United States paycheck protection program. </w:t>
      </w:r>
      <w:r>
        <w:rPr>
          <w:i/>
          <w:iCs/>
        </w:rPr>
        <w:t>Journal of Financial Crime</w:t>
      </w:r>
      <w:r>
        <w:t xml:space="preserve">, </w:t>
      </w:r>
      <w:r>
        <w:rPr>
          <w:i/>
          <w:iCs/>
        </w:rPr>
        <w:t>29</w:t>
      </w:r>
      <w:r>
        <w:t>(2), 519–532. https://doi.org/10.1108/JFC-07-2021-0165</w:t>
      </w:r>
    </w:p>
    <w:p w14:paraId="18FB8CA4" w14:textId="77777777" w:rsidR="003E79CA" w:rsidRDefault="003E79CA" w:rsidP="003E79CA">
      <w:pPr>
        <w:pStyle w:val="Bibliography"/>
        <w:ind w:left="720" w:hanging="720"/>
      </w:pPr>
      <w:r>
        <w:t xml:space="preserve">Barroga, E., &amp; Matanguihan, G. J. (2022). A Practical Guide to Writing Quantitative and Qualitative Research Questions and Hypotheses in Scholarly Articles. </w:t>
      </w:r>
      <w:r>
        <w:rPr>
          <w:i/>
          <w:iCs/>
        </w:rPr>
        <w:t>Journal of Korean Medical Science</w:t>
      </w:r>
      <w:r>
        <w:t xml:space="preserve">, </w:t>
      </w:r>
      <w:r>
        <w:rPr>
          <w:i/>
          <w:iCs/>
        </w:rPr>
        <w:t>37</w:t>
      </w:r>
      <w:r>
        <w:t>(16), e121. https://doi.org/10.3346/jkms.2022.37.e121</w:t>
      </w:r>
    </w:p>
    <w:p w14:paraId="054F31AB" w14:textId="77777777" w:rsidR="003E79CA" w:rsidRDefault="003E79CA" w:rsidP="003E79CA">
      <w:pPr>
        <w:pStyle w:val="Bibliography"/>
        <w:ind w:left="720" w:hanging="720"/>
      </w:pPr>
      <w:r>
        <w:t xml:space="preserve">Bauder, R. A., &amp; Khoshgoftaar, T. M. (2017). Medicare Fraud Detection Using Machine Learning Methods. </w:t>
      </w:r>
      <w:r>
        <w:rPr>
          <w:i/>
          <w:iCs/>
        </w:rPr>
        <w:t>2017 16th IEEE International Conference on Machine Learning and Applications (ICMLA)</w:t>
      </w:r>
      <w:r>
        <w:t>, 858–865. https://doi.org/10.1109/ICMLA.2017.00-48</w:t>
      </w:r>
    </w:p>
    <w:p w14:paraId="4A31288A" w14:textId="77777777" w:rsidR="003E79CA" w:rsidRDefault="003E79CA" w:rsidP="003E79CA">
      <w:pPr>
        <w:pStyle w:val="Bibliography"/>
        <w:ind w:left="720" w:hanging="720"/>
      </w:pPr>
      <w:r>
        <w:t xml:space="preserve">Benala, T. R., &amp; Tantati, K. (2022). Efficiency of oversampling methods for enhancing software defect prediction by using imbalanced data. </w:t>
      </w:r>
      <w:r>
        <w:rPr>
          <w:i/>
          <w:iCs/>
        </w:rPr>
        <w:t>Innovations in Systems and Software Engineering</w:t>
      </w:r>
      <w:r>
        <w:t>. https://doi.org/10.1007/s11334-022-00457-3</w:t>
      </w:r>
    </w:p>
    <w:p w14:paraId="5AED118B" w14:textId="77777777" w:rsidR="003E79CA" w:rsidRDefault="003E79CA" w:rsidP="003E79CA">
      <w:pPr>
        <w:pStyle w:val="Bibliography"/>
        <w:ind w:left="720" w:hanging="720"/>
      </w:pPr>
      <w:r>
        <w:t xml:space="preserve">Bozza, J. G. (2024). Stimulating Fraud: Comparing the Effectiveness of Fraud Recovery Mechanisms Between the United States and the United Kingdom Through the Lens of Public Covid-19 Expenditures. </w:t>
      </w:r>
      <w:r>
        <w:rPr>
          <w:i/>
          <w:iCs/>
        </w:rPr>
        <w:t>Georgia Journal of International &amp; Comparative Law</w:t>
      </w:r>
      <w:r>
        <w:t xml:space="preserve">, </w:t>
      </w:r>
      <w:r>
        <w:rPr>
          <w:i/>
          <w:iCs/>
        </w:rPr>
        <w:t>52</w:t>
      </w:r>
      <w:r>
        <w:t>(2), 462–478.</w:t>
      </w:r>
    </w:p>
    <w:p w14:paraId="53C6F26A" w14:textId="77777777" w:rsidR="003E79CA" w:rsidRDefault="003E79CA" w:rsidP="003E79CA">
      <w:pPr>
        <w:pStyle w:val="Bibliography"/>
        <w:ind w:left="720" w:hanging="720"/>
      </w:pPr>
      <w:r>
        <w:t xml:space="preserve">Bureau of Economic Analysis. (2021). </w:t>
      </w:r>
      <w:r>
        <w:rPr>
          <w:i/>
          <w:iCs/>
        </w:rPr>
        <w:t>How does the Paycheck Protection Program impact the national income and product accounts (NIPAs)?</w:t>
      </w:r>
      <w:r>
        <w:t xml:space="preserve"> Bureau of Economic Analysis. https://www.bea.gov/help/faq/1408</w:t>
      </w:r>
    </w:p>
    <w:p w14:paraId="124E9C16" w14:textId="77777777" w:rsidR="003E79CA" w:rsidRDefault="003E79CA" w:rsidP="003E79CA">
      <w:pPr>
        <w:pStyle w:val="Bibliography"/>
        <w:ind w:left="720" w:hanging="720"/>
      </w:pPr>
      <w:r>
        <w:t xml:space="preserve">Carcillo, F., Le Borgne, Y.-A., Caelen, O., Kessaci, Y., Oblé, F., &amp; Bontempi, G. (2021). Combining unsupervised and supervised learning in credit card fraud detection. </w:t>
      </w:r>
      <w:r>
        <w:rPr>
          <w:i/>
          <w:iCs/>
        </w:rPr>
        <w:t>Information Sciences</w:t>
      </w:r>
      <w:r>
        <w:t xml:space="preserve">, </w:t>
      </w:r>
      <w:r>
        <w:rPr>
          <w:i/>
          <w:iCs/>
        </w:rPr>
        <w:t>557</w:t>
      </w:r>
      <w:r>
        <w:t>, 317–331. https://doi.org/10.1016/j.ins.2019.05.042</w:t>
      </w:r>
    </w:p>
    <w:p w14:paraId="6CC6A7B8" w14:textId="77777777" w:rsidR="003E79CA" w:rsidRDefault="003E79CA" w:rsidP="003E79CA">
      <w:pPr>
        <w:pStyle w:val="Bibliography"/>
        <w:ind w:left="720" w:hanging="720"/>
      </w:pPr>
      <w:r>
        <w:lastRenderedPageBreak/>
        <w:t xml:space="preserve">CDC. (2020, March 28). </w:t>
      </w:r>
      <w:r>
        <w:rPr>
          <w:i/>
          <w:iCs/>
        </w:rPr>
        <w:t>COVID Data Tracker</w:t>
      </w:r>
      <w:r>
        <w:t>. Centers for Disease Control and Prevention. https://covid.cdc.gov/covid-data-tracker</w:t>
      </w:r>
    </w:p>
    <w:p w14:paraId="1C1D32BC" w14:textId="77777777" w:rsidR="003E79CA" w:rsidRDefault="003E79CA" w:rsidP="003E79CA">
      <w:pPr>
        <w:pStyle w:val="Bibliography"/>
        <w:ind w:left="720" w:hanging="720"/>
      </w:pPr>
      <w:r>
        <w:t xml:space="preserve">Cervantes, J., Garcia-Lamont, F., Rodríguez-Mazahua, L., &amp; Lopez, A. (2020). A comprehensive survey on support vector machine classification: Applications, challenges and trends. </w:t>
      </w:r>
      <w:r>
        <w:rPr>
          <w:i/>
          <w:iCs/>
        </w:rPr>
        <w:t>Neurocomputing</w:t>
      </w:r>
      <w:r>
        <w:t xml:space="preserve">, </w:t>
      </w:r>
      <w:r>
        <w:rPr>
          <w:i/>
          <w:iCs/>
        </w:rPr>
        <w:t>408</w:t>
      </w:r>
      <w:r>
        <w:t>, 189–215. https://doi.org/10.1016/j.neucom.2019.10.118</w:t>
      </w:r>
    </w:p>
    <w:p w14:paraId="27301790" w14:textId="77777777" w:rsidR="003E79CA" w:rsidRDefault="003E79CA" w:rsidP="003E79CA">
      <w:pPr>
        <w:pStyle w:val="Bibliography"/>
        <w:ind w:left="720" w:hanging="720"/>
      </w:pPr>
      <w:r>
        <w:t xml:space="preserve">Council of the Inspectors General on Integrity and Efficiency. (2011). </w:t>
      </w:r>
      <w:r>
        <w:rPr>
          <w:i/>
          <w:iCs/>
        </w:rPr>
        <w:t>QUALITY STANDARDS FOR  INVESTIGATIONS</w:t>
      </w:r>
      <w:r>
        <w:t>.</w:t>
      </w:r>
    </w:p>
    <w:p w14:paraId="7B04AACD" w14:textId="77777777" w:rsidR="003E79CA" w:rsidRDefault="003E79CA" w:rsidP="003E79CA">
      <w:pPr>
        <w:pStyle w:val="Bibliography"/>
        <w:ind w:left="720" w:hanging="720"/>
      </w:pPr>
      <w:r>
        <w:t xml:space="preserve">Crowe. (n.d.). </w:t>
      </w:r>
      <w:r>
        <w:rPr>
          <w:i/>
          <w:iCs/>
        </w:rPr>
        <w:t>A GUIDE TO Using Analytics to Control PPP Loan Risks</w:t>
      </w:r>
      <w:r>
        <w:t>. https://www.crowe.com/-/media/Crowe/LLP/folio-pdf/Using-Analytics-to-Control-PPP-Loan-Risks_CMC2100-005B.pdf</w:t>
      </w:r>
    </w:p>
    <w:p w14:paraId="7D198337" w14:textId="77777777" w:rsidR="003E79CA" w:rsidRDefault="003E79CA" w:rsidP="003E79CA">
      <w:pPr>
        <w:pStyle w:val="Bibliography"/>
        <w:ind w:left="720" w:hanging="720"/>
      </w:pPr>
      <w:r>
        <w:t xml:space="preserve">Debener, J., Heinke, V., &amp; Kriebel, J. (2023). Detecting insurance fraud using supervised and unsupervised machine learning. </w:t>
      </w:r>
      <w:r>
        <w:rPr>
          <w:i/>
          <w:iCs/>
        </w:rPr>
        <w:t>Journal of Risk &amp; Insurance</w:t>
      </w:r>
      <w:r>
        <w:t xml:space="preserve">, </w:t>
      </w:r>
      <w:r>
        <w:rPr>
          <w:i/>
          <w:iCs/>
        </w:rPr>
        <w:t>90</w:t>
      </w:r>
      <w:r>
        <w:t>(3), 743–768. https://doi.org/10.1111/jori.12427</w:t>
      </w:r>
    </w:p>
    <w:p w14:paraId="56CBC1DA" w14:textId="77777777" w:rsidR="003E79CA" w:rsidRDefault="003E79CA" w:rsidP="003E79CA">
      <w:pPr>
        <w:pStyle w:val="Bibliography"/>
        <w:ind w:left="720" w:hanging="720"/>
      </w:pPr>
      <w:r>
        <w:t xml:space="preserve">Demko, Z. O., Antar, A. A. R., Blair, P. W., Lambrou, A. S., Yu, T., Brown, D., Walch, S. N., Armstrong, D. T., Mostafa, H. H., Keruly, J. C., Thomas, D. L., Manabe, Y. C., Mehta, S. H., &amp; Ambulatory COVID Study Team. (2021). Clustering of SARS-CoV-2 Infections in Households of Patients Diagnosed in the Outpatient Setting in Baltimore, Maryland. </w:t>
      </w:r>
      <w:r>
        <w:rPr>
          <w:i/>
          <w:iCs/>
        </w:rPr>
        <w:t>Open Forum Infectious Diseases</w:t>
      </w:r>
      <w:r>
        <w:t xml:space="preserve">, </w:t>
      </w:r>
      <w:r>
        <w:rPr>
          <w:i/>
          <w:iCs/>
        </w:rPr>
        <w:t>8</w:t>
      </w:r>
      <w:r>
        <w:t>(4), ofab121. https://doi.org/10.1093/ofid/ofab121</w:t>
      </w:r>
    </w:p>
    <w:p w14:paraId="61D89F2F" w14:textId="77777777" w:rsidR="003E79CA" w:rsidRDefault="003E79CA" w:rsidP="003E79CA">
      <w:pPr>
        <w:pStyle w:val="Bibliography"/>
        <w:ind w:left="720" w:hanging="720"/>
      </w:pPr>
      <w:r>
        <w:t xml:space="preserve">Department of Justice. (2020, September 9). </w:t>
      </w:r>
      <w:r>
        <w:rPr>
          <w:i/>
          <w:iCs/>
        </w:rPr>
        <w:t>Criminal Division | Fraud Section Enforcement Related to the CARES Act</w:t>
      </w:r>
      <w:r>
        <w:t>. https://www.justice.gov/criminal/criminal-fraud/cares-act-fraud</w:t>
      </w:r>
    </w:p>
    <w:p w14:paraId="4E5FC9DB" w14:textId="77777777" w:rsidR="003E79CA" w:rsidRDefault="003E79CA" w:rsidP="003E79CA">
      <w:pPr>
        <w:pStyle w:val="Bibliography"/>
        <w:ind w:left="720" w:hanging="720"/>
      </w:pPr>
      <w:r>
        <w:lastRenderedPageBreak/>
        <w:t xml:space="preserve">Department Of Treasury. (2024, March 19). </w:t>
      </w:r>
      <w:r>
        <w:rPr>
          <w:i/>
          <w:iCs/>
        </w:rPr>
        <w:t>About the CARES Act and the Consolidated Appropriations Act</w:t>
      </w:r>
      <w:r>
        <w:t>. U.S. Department of the Treasury. https://home.treasury.gov/policy-issues/coronavirus/about-the-cares-act</w:t>
      </w:r>
    </w:p>
    <w:p w14:paraId="4BCFB318" w14:textId="77777777" w:rsidR="003E79CA" w:rsidRDefault="003E79CA" w:rsidP="003E79CA">
      <w:pPr>
        <w:pStyle w:val="Bibliography"/>
        <w:ind w:left="720" w:hanging="720"/>
      </w:pPr>
      <w:r>
        <w:t xml:space="preserve">Dridi, S. (2022a). </w:t>
      </w:r>
      <w:r>
        <w:rPr>
          <w:i/>
          <w:iCs/>
        </w:rPr>
        <w:t>Supervised Learning—A Systematic Literature Review</w:t>
      </w:r>
      <w:r>
        <w:t>. OSF Preprints. https://doi.org/10.31219/osf.io/tysr4</w:t>
      </w:r>
    </w:p>
    <w:p w14:paraId="7A168611" w14:textId="77777777" w:rsidR="003E79CA" w:rsidRDefault="003E79CA" w:rsidP="003E79CA">
      <w:pPr>
        <w:pStyle w:val="Bibliography"/>
        <w:ind w:left="720" w:hanging="720"/>
      </w:pPr>
      <w:r>
        <w:t xml:space="preserve">Dridi, S. (2022b). </w:t>
      </w:r>
      <w:r>
        <w:rPr>
          <w:i/>
          <w:iCs/>
        </w:rPr>
        <w:t>Unsupervised Learning—A Systematic Literature Review</w:t>
      </w:r>
      <w:r>
        <w:t>. OSF Preprints. https://doi.org/10.31219/osf.io/kpqr6</w:t>
      </w:r>
    </w:p>
    <w:p w14:paraId="4D223F06" w14:textId="77777777" w:rsidR="003E79CA" w:rsidRDefault="003E79CA" w:rsidP="003E79CA">
      <w:pPr>
        <w:pStyle w:val="Bibliography"/>
        <w:ind w:left="720" w:hanging="720"/>
      </w:pPr>
      <w:r>
        <w:t xml:space="preserve">Emilio Ferrara. (2023). Fairness and Bias in Artificial Intelligence: A Brief Survey of Sources, Impacts, and Mitigation Strategies. </w:t>
      </w:r>
      <w:r>
        <w:rPr>
          <w:i/>
          <w:iCs/>
        </w:rPr>
        <w:t>Sci</w:t>
      </w:r>
      <w:r>
        <w:t xml:space="preserve">, </w:t>
      </w:r>
      <w:r>
        <w:rPr>
          <w:i/>
          <w:iCs/>
        </w:rPr>
        <w:t>6</w:t>
      </w:r>
      <w:r>
        <w:t>(1), 3–3. https://doi.org/10.3390/sci6010003</w:t>
      </w:r>
    </w:p>
    <w:p w14:paraId="35D8A4F8" w14:textId="77777777" w:rsidR="003E79CA" w:rsidRDefault="003E79CA" w:rsidP="003E79CA">
      <w:pPr>
        <w:pStyle w:val="Bibliography"/>
        <w:ind w:left="720" w:hanging="720"/>
      </w:pPr>
      <w:r>
        <w:t xml:space="preserve">Emmons, W. R., &amp; Dahl, D. (2022). </w:t>
      </w:r>
      <w:r>
        <w:rPr>
          <w:i/>
          <w:iCs/>
        </w:rPr>
        <w:t>Was the Paycheck Protection Program Effective?</w:t>
      </w:r>
      <w:r>
        <w:t xml:space="preserve"> Federal Reserve Bank of St Louis. https://www.stlouisfed.org/publications/regional-economist/2022/jul/was-paycheck-protection-program-effective</w:t>
      </w:r>
    </w:p>
    <w:p w14:paraId="533D8520" w14:textId="77777777" w:rsidR="003E79CA" w:rsidRDefault="003E79CA" w:rsidP="003E79CA">
      <w:pPr>
        <w:pStyle w:val="Bibliography"/>
        <w:ind w:left="720" w:hanging="720"/>
      </w:pPr>
      <w:r>
        <w:t xml:space="preserve">Giupponi, G., Landais, C., &amp; Lapeyre, A. (2022). Should We Insure Workers or Jobs During Recessions? </w:t>
      </w:r>
      <w:r>
        <w:rPr>
          <w:i/>
          <w:iCs/>
        </w:rPr>
        <w:t>Journal of Economic Perspectives</w:t>
      </w:r>
      <w:r>
        <w:t xml:space="preserve">, </w:t>
      </w:r>
      <w:r>
        <w:rPr>
          <w:i/>
          <w:iCs/>
        </w:rPr>
        <w:t>36</w:t>
      </w:r>
      <w:r>
        <w:t>(2), 29–54. https://doi.org/10.1257/jep.36.2.29</w:t>
      </w:r>
    </w:p>
    <w:p w14:paraId="7A28FDF4" w14:textId="77777777" w:rsidR="003E79CA" w:rsidRDefault="003E79CA" w:rsidP="003E79CA">
      <w:pPr>
        <w:pStyle w:val="Bibliography"/>
        <w:ind w:left="720" w:hanging="720"/>
      </w:pPr>
      <w:r>
        <w:t xml:space="preserve">Gui, Q., Zhou, H., Guo, N., &amp; Niu, B. (2024). A survey of class-imbalanced semi-supervised learning. </w:t>
      </w:r>
      <w:r>
        <w:rPr>
          <w:i/>
          <w:iCs/>
        </w:rPr>
        <w:t>Machine Learning</w:t>
      </w:r>
      <w:r>
        <w:t xml:space="preserve">, </w:t>
      </w:r>
      <w:r>
        <w:rPr>
          <w:i/>
          <w:iCs/>
        </w:rPr>
        <w:t>113</w:t>
      </w:r>
      <w:r>
        <w:t>(8), 5057–5086. https://doi.org/10.1007/s10994-023-06344-7</w:t>
      </w:r>
    </w:p>
    <w:p w14:paraId="11A377F9" w14:textId="77777777" w:rsidR="003E79CA" w:rsidRDefault="003E79CA" w:rsidP="003E79CA">
      <w:pPr>
        <w:pStyle w:val="Bibliography"/>
        <w:ind w:left="720" w:hanging="720"/>
      </w:pPr>
      <w:r>
        <w:t xml:space="preserve">Halkidi, M. (2009). Hierarchial Clustering. In L. LIU &amp; M. T. ÖZSU (Eds.), </w:t>
      </w:r>
      <w:r>
        <w:rPr>
          <w:i/>
          <w:iCs/>
        </w:rPr>
        <w:t>Encyclopedia of Database Systems</w:t>
      </w:r>
      <w:r>
        <w:t xml:space="preserve"> (pp. 1291–1294). Springer US. https://doi.org/10.1007/978-0-387-39940-9_604</w:t>
      </w:r>
    </w:p>
    <w:p w14:paraId="473E4886" w14:textId="77777777" w:rsidR="003E79CA" w:rsidRDefault="003E79CA" w:rsidP="003E79CA">
      <w:pPr>
        <w:pStyle w:val="Bibliography"/>
        <w:ind w:left="720" w:hanging="720"/>
      </w:pPr>
      <w:r>
        <w:t xml:space="preserve">Harrington, B., &amp; Leslie, C. A. (2023). Toward a Multilevel Sociology of Fraud. </w:t>
      </w:r>
      <w:r>
        <w:rPr>
          <w:i/>
          <w:iCs/>
        </w:rPr>
        <w:t>Northwestern University Law Review</w:t>
      </w:r>
      <w:r>
        <w:t xml:space="preserve">, </w:t>
      </w:r>
      <w:r>
        <w:rPr>
          <w:i/>
          <w:iCs/>
        </w:rPr>
        <w:t>118</w:t>
      </w:r>
      <w:r>
        <w:t>(1), 139–166.</w:t>
      </w:r>
    </w:p>
    <w:p w14:paraId="3B7117F1" w14:textId="77777777" w:rsidR="003E79CA" w:rsidRDefault="003E79CA" w:rsidP="003E79CA">
      <w:pPr>
        <w:pStyle w:val="Bibliography"/>
        <w:ind w:left="720" w:hanging="720"/>
      </w:pPr>
      <w:r>
        <w:lastRenderedPageBreak/>
        <w:t xml:space="preserve">Humphries, J. E., Neilson, C. A., &amp; Ulyssea, G. (2020). Information frictions and access to the Paycheck Protection Program. </w:t>
      </w:r>
      <w:r>
        <w:rPr>
          <w:i/>
          <w:iCs/>
        </w:rPr>
        <w:t>Journal of Public Economics</w:t>
      </w:r>
      <w:r>
        <w:t xml:space="preserve">, </w:t>
      </w:r>
      <w:r>
        <w:rPr>
          <w:i/>
          <w:iCs/>
        </w:rPr>
        <w:t>190</w:t>
      </w:r>
      <w:r>
        <w:t>, 104244. https://doi.org/10.1016/j.jpubeco.2020.104244</w:t>
      </w:r>
    </w:p>
    <w:p w14:paraId="7CB05B87" w14:textId="77777777" w:rsidR="003E79CA" w:rsidRDefault="003E79CA" w:rsidP="003E79CA">
      <w:pPr>
        <w:pStyle w:val="Bibliography"/>
        <w:ind w:left="720" w:hanging="720"/>
      </w:pPr>
      <w:r>
        <w:t xml:space="preserve">Itri, B., Mohamed, Y., Mohammed, Q., &amp; Omar, B. (2019). Performance comparative study of machine learning algorithms for automobile insurance fraud detection. </w:t>
      </w:r>
      <w:r>
        <w:rPr>
          <w:i/>
          <w:iCs/>
        </w:rPr>
        <w:t>2019 Third International Conference on Intelligent Computing in Data Sciences (ICDS)</w:t>
      </w:r>
      <w:r>
        <w:t>, 1–4. https://doi.org/10.1109/ICDS47004.2019.8942277</w:t>
      </w:r>
    </w:p>
    <w:p w14:paraId="14B4483A" w14:textId="77777777" w:rsidR="003E79CA" w:rsidRDefault="003E79CA" w:rsidP="003E79CA">
      <w:pPr>
        <w:pStyle w:val="Bibliography"/>
        <w:ind w:left="720" w:hanging="720"/>
      </w:pPr>
      <w:r>
        <w:t xml:space="preserve">Kadens, E. (2023). The Persistent Limits of Fraud Prevention in Historical Perspective. </w:t>
      </w:r>
      <w:r>
        <w:rPr>
          <w:i/>
          <w:iCs/>
        </w:rPr>
        <w:t>Northwestern University Law Review</w:t>
      </w:r>
      <w:r>
        <w:t xml:space="preserve">, </w:t>
      </w:r>
      <w:r>
        <w:rPr>
          <w:i/>
          <w:iCs/>
        </w:rPr>
        <w:t>118</w:t>
      </w:r>
      <w:r>
        <w:t>(1), 167–192.</w:t>
      </w:r>
    </w:p>
    <w:p w14:paraId="6343880C" w14:textId="77777777" w:rsidR="003E79CA" w:rsidRDefault="003E79CA" w:rsidP="003E79CA">
      <w:pPr>
        <w:pStyle w:val="Bibliography"/>
        <w:ind w:left="720" w:hanging="720"/>
      </w:pPr>
      <w:r>
        <w:t xml:space="preserve">King, D. L., McLanahan, M. L., &amp; Case, C. J. (2023). Frauds Do Not Pause for a Pandemic. </w:t>
      </w:r>
      <w:r>
        <w:rPr>
          <w:i/>
          <w:iCs/>
        </w:rPr>
        <w:t>Journal of Business &amp; Educational Leadership</w:t>
      </w:r>
      <w:r>
        <w:t xml:space="preserve">, </w:t>
      </w:r>
      <w:r>
        <w:rPr>
          <w:i/>
          <w:iCs/>
        </w:rPr>
        <w:t>13</w:t>
      </w:r>
      <w:r>
        <w:t>(1), 67–81.</w:t>
      </w:r>
    </w:p>
    <w:p w14:paraId="30C7304B" w14:textId="77777777" w:rsidR="003E79CA" w:rsidRDefault="003E79CA" w:rsidP="003E79CA">
      <w:pPr>
        <w:pStyle w:val="Bibliography"/>
        <w:ind w:left="720" w:hanging="720"/>
      </w:pPr>
      <w:r>
        <w:t xml:space="preserve">Koreff, J., Baudot, L., &amp; Sutton, S. G. (2023). Exploring the Impact of Technology Dominance on Audit Professionalism through Data Analytic-Driven Healthcare Audits. </w:t>
      </w:r>
      <w:r>
        <w:rPr>
          <w:i/>
          <w:iCs/>
        </w:rPr>
        <w:t>Journal of Information Systems</w:t>
      </w:r>
      <w:r>
        <w:t xml:space="preserve">, </w:t>
      </w:r>
      <w:r>
        <w:rPr>
          <w:i/>
          <w:iCs/>
        </w:rPr>
        <w:t>37</w:t>
      </w:r>
      <w:r>
        <w:t>(3), 59–80. https://doi.org/10.2308/ISYS-2022-023</w:t>
      </w:r>
    </w:p>
    <w:p w14:paraId="6494715B" w14:textId="77777777" w:rsidR="003E79CA" w:rsidRDefault="003E79CA" w:rsidP="003E79CA">
      <w:pPr>
        <w:pStyle w:val="Bibliography"/>
        <w:ind w:left="720" w:hanging="720"/>
      </w:pPr>
      <w:r>
        <w:t xml:space="preserve">Larson, Benjamin James. (2020). </w:t>
      </w:r>
      <w:r>
        <w:rPr>
          <w:i/>
          <w:iCs/>
        </w:rPr>
        <w:t>False Positive Reduction in Credit Card Fraud Prediction: An Evaluation of Machine Learning Methodology on Imbalanced Data</w:t>
      </w:r>
      <w:r>
        <w:t>. https://www.proquest.com/openview/197642c9490f064f94d434ff0ed8f9e7/1?pq-origsite=gscholar&amp;cbl=18750&amp;diss=y</w:t>
      </w:r>
    </w:p>
    <w:p w14:paraId="2DCD8E2C" w14:textId="77777777" w:rsidR="003E79CA" w:rsidRDefault="003E79CA" w:rsidP="003E79CA">
      <w:pPr>
        <w:pStyle w:val="Bibliography"/>
        <w:ind w:left="720" w:hanging="720"/>
      </w:pPr>
      <w:r>
        <w:t xml:space="preserve">Li, L., &amp; Strahan, P. (2020). </w:t>
      </w:r>
      <w:r>
        <w:rPr>
          <w:i/>
          <w:iCs/>
        </w:rPr>
        <w:t>Who Supplies PPP Loans (And Does it Matter)? Banks, Relationships and the COVID Crisis</w:t>
      </w:r>
      <w:r>
        <w:t xml:space="preserve"> (w28286; p. w28286). National Bureau of Economic Research. https://doi.org/10.3386/w28286</w:t>
      </w:r>
    </w:p>
    <w:p w14:paraId="41D3E6DB" w14:textId="77777777" w:rsidR="003E79CA" w:rsidRDefault="003E79CA" w:rsidP="003E79CA">
      <w:pPr>
        <w:pStyle w:val="Bibliography"/>
        <w:ind w:left="720" w:hanging="720"/>
      </w:pPr>
      <w:r>
        <w:lastRenderedPageBreak/>
        <w:t xml:space="preserve">López, M. I., Luna, J. M., Romero, C., &amp; Ventura, S. (2012). Classification via clustering for predicting final marks based on student participation in forums. </w:t>
      </w:r>
      <w:r>
        <w:rPr>
          <w:i/>
          <w:iCs/>
        </w:rPr>
        <w:t>Proceedings of the 5th International Conference on Educational Data Mining</w:t>
      </w:r>
      <w:r>
        <w:t>.</w:t>
      </w:r>
    </w:p>
    <w:p w14:paraId="794C3439" w14:textId="77777777" w:rsidR="003E79CA" w:rsidRDefault="003E79CA" w:rsidP="003E79CA">
      <w:pPr>
        <w:pStyle w:val="Bibliography"/>
        <w:ind w:left="720" w:hanging="720"/>
      </w:pPr>
      <w:r>
        <w:t xml:space="preserve">Ma, K. W. F., &amp; McKinnon, T. (2020). </w:t>
      </w:r>
      <w:r>
        <w:rPr>
          <w:i/>
          <w:iCs/>
        </w:rPr>
        <w:t>COVID-19 and Cyber Fraud: Emerging Threats During the Pandemic</w:t>
      </w:r>
      <w:r>
        <w:t xml:space="preserve"> (SSRN Scholarly Paper 3718845). https://doi.org/10.2139/ssrn.3718845</w:t>
      </w:r>
    </w:p>
    <w:p w14:paraId="7B7C78A6" w14:textId="77777777" w:rsidR="003E79CA" w:rsidRDefault="003E79CA" w:rsidP="003E79CA">
      <w:pPr>
        <w:pStyle w:val="Bibliography"/>
        <w:ind w:left="720" w:hanging="720"/>
      </w:pPr>
      <w:r>
        <w:t xml:space="preserve">Maalouf, M. (2011). Logistic regression in data analysis: An overview. </w:t>
      </w:r>
      <w:r>
        <w:rPr>
          <w:i/>
          <w:iCs/>
        </w:rPr>
        <w:t>International Journal of Data Analysis Techniques and Strategies</w:t>
      </w:r>
      <w:r>
        <w:t xml:space="preserve">, </w:t>
      </w:r>
      <w:r>
        <w:rPr>
          <w:i/>
          <w:iCs/>
        </w:rPr>
        <w:t>3</w:t>
      </w:r>
      <w:r>
        <w:t>, 281–299. https://doi.org/10.1504/IJDATS.2011.041335</w:t>
      </w:r>
    </w:p>
    <w:p w14:paraId="712D6194" w14:textId="77777777" w:rsidR="003E79CA" w:rsidRDefault="003E79CA" w:rsidP="003E79CA">
      <w:pPr>
        <w:pStyle w:val="Bibliography"/>
        <w:ind w:left="720" w:hanging="720"/>
      </w:pPr>
      <w:r>
        <w:t xml:space="preserve">Miller, K. S., &amp; Bertozzi, A. L. (2024). Model Change Active Learning in Graph-Based Semi-supervised Learning. </w:t>
      </w:r>
      <w:r>
        <w:rPr>
          <w:i/>
          <w:iCs/>
        </w:rPr>
        <w:t>Communications on Applied Mathematics and Computation</w:t>
      </w:r>
      <w:r>
        <w:t xml:space="preserve">, </w:t>
      </w:r>
      <w:r>
        <w:rPr>
          <w:i/>
          <w:iCs/>
        </w:rPr>
        <w:t>6</w:t>
      </w:r>
      <w:r>
        <w:t>(2), 1270–1298. https://doi.org/10.1007/s42967-023-00328-z</w:t>
      </w:r>
    </w:p>
    <w:p w14:paraId="75054C8B" w14:textId="77777777" w:rsidR="003E79CA" w:rsidRDefault="003E79CA" w:rsidP="003E79CA">
      <w:pPr>
        <w:pStyle w:val="Bibliography"/>
        <w:ind w:left="720" w:hanging="720"/>
      </w:pPr>
      <w:r>
        <w:t xml:space="preserve">Minastireanu, E., &amp; Mesnita, G. (2019). </w:t>
      </w:r>
      <w:r>
        <w:rPr>
          <w:i/>
          <w:iCs/>
        </w:rPr>
        <w:t>An Analysis of the Most Used Machine Learning Algorithms for Online Fraud Detection</w:t>
      </w:r>
      <w:r>
        <w:t xml:space="preserve">. </w:t>
      </w:r>
      <w:r>
        <w:rPr>
          <w:i/>
          <w:iCs/>
        </w:rPr>
        <w:t>Informatica Economica, 23</w:t>
      </w:r>
      <w:r>
        <w:t>, 5–16. https://doi.org/10.12948/issn14531305/23.1.2019.01</w:t>
      </w:r>
    </w:p>
    <w:p w14:paraId="67567258" w14:textId="77777777" w:rsidR="003E79CA" w:rsidRDefault="003E79CA" w:rsidP="003E79CA">
      <w:pPr>
        <w:pStyle w:val="Bibliography"/>
        <w:ind w:left="720" w:hanging="720"/>
      </w:pPr>
      <w:r>
        <w:t xml:space="preserve">Nassif, A. B., Talib, M. A., Nasir, Q., &amp; Dakalbab, F. M. (2021). Machine Learning for Anomaly Detection: A Systematic Review. </w:t>
      </w:r>
      <w:r>
        <w:rPr>
          <w:i/>
          <w:iCs/>
        </w:rPr>
        <w:t>IEEE Access</w:t>
      </w:r>
      <w:r>
        <w:t xml:space="preserve">, </w:t>
      </w:r>
      <w:r>
        <w:rPr>
          <w:i/>
          <w:iCs/>
        </w:rPr>
        <w:t>9</w:t>
      </w:r>
      <w:r>
        <w:t>, 78658–78700. IEEE Access. https://doi.org/10.1109/ACCESS.2021.3083060</w:t>
      </w:r>
    </w:p>
    <w:p w14:paraId="7A6D91ED" w14:textId="77777777" w:rsidR="003E79CA" w:rsidRDefault="003E79CA" w:rsidP="003E79CA">
      <w:pPr>
        <w:pStyle w:val="Bibliography"/>
        <w:ind w:left="720" w:hanging="720"/>
      </w:pPr>
      <w:r>
        <w:t xml:space="preserve">PRAC. (2020, April 15). </w:t>
      </w:r>
      <w:r>
        <w:rPr>
          <w:i/>
          <w:iCs/>
        </w:rPr>
        <w:t>Reporting on Oversight | Pandemic Oversight</w:t>
      </w:r>
      <w:r>
        <w:t>. https://www.pandemicoversight.gov/oversight</w:t>
      </w:r>
    </w:p>
    <w:p w14:paraId="588429E2" w14:textId="77777777" w:rsidR="003E79CA" w:rsidRDefault="003E79CA" w:rsidP="003E79CA">
      <w:pPr>
        <w:pStyle w:val="Bibliography"/>
        <w:ind w:left="720" w:hanging="720"/>
      </w:pPr>
      <w:r>
        <w:t xml:space="preserve">Rixom, B. A., Rixom, J. M., Pippin, S., &amp; Wong, J. (2021). Contrasting Public Perceptions of Government versus Certified Public Accounting Firm Oversight of Relief Packages. </w:t>
      </w:r>
      <w:r>
        <w:rPr>
          <w:i/>
          <w:iCs/>
        </w:rPr>
        <w:t>Accounting &amp; the Public Interest</w:t>
      </w:r>
      <w:r>
        <w:t xml:space="preserve">, </w:t>
      </w:r>
      <w:r>
        <w:rPr>
          <w:i/>
          <w:iCs/>
        </w:rPr>
        <w:t>21</w:t>
      </w:r>
      <w:r>
        <w:t>(1), 39–63. https://doi.org/10.2308/API-2020-019</w:t>
      </w:r>
    </w:p>
    <w:p w14:paraId="61479572" w14:textId="77777777" w:rsidR="003E79CA" w:rsidRDefault="003E79CA" w:rsidP="003E79CA">
      <w:pPr>
        <w:pStyle w:val="Bibliography"/>
        <w:ind w:left="720" w:hanging="720"/>
      </w:pPr>
      <w:r>
        <w:lastRenderedPageBreak/>
        <w:t xml:space="preserve">Rodriguez, M. Z., Comin, C. H., Casanova, D., Bruno, O. M., Amancio, D. R., Costa, L. da F., &amp; Rodrigues, F. A. (2019). Clustering algorithms: A comparative approach. </w:t>
      </w:r>
      <w:r>
        <w:rPr>
          <w:i/>
          <w:iCs/>
        </w:rPr>
        <w:t>PLoS ONE</w:t>
      </w:r>
      <w:r>
        <w:t xml:space="preserve">, </w:t>
      </w:r>
      <w:r>
        <w:rPr>
          <w:i/>
          <w:iCs/>
        </w:rPr>
        <w:t>14</w:t>
      </w:r>
      <w:r>
        <w:t>(1), e0210236. https://doi.org/10.1371/journal.pone.0210236</w:t>
      </w:r>
    </w:p>
    <w:p w14:paraId="123D2829" w14:textId="77777777" w:rsidR="003E79CA" w:rsidRDefault="003E79CA" w:rsidP="003E79CA">
      <w:pPr>
        <w:pStyle w:val="Bibliography"/>
        <w:ind w:left="720" w:hanging="720"/>
      </w:pPr>
      <w:r>
        <w:t xml:space="preserve">Sabasteanski, N., Brooks, J., &amp; Chandler, T. (2021). Saving lives and livelihoods: The Paycheck Protection Program and its efficacy. </w:t>
      </w:r>
      <w:r>
        <w:rPr>
          <w:i/>
          <w:iCs/>
        </w:rPr>
        <w:t>EconomiA</w:t>
      </w:r>
      <w:r>
        <w:t xml:space="preserve">, </w:t>
      </w:r>
      <w:r>
        <w:rPr>
          <w:i/>
          <w:iCs/>
        </w:rPr>
        <w:t>22</w:t>
      </w:r>
      <w:r>
        <w:t>(3), 278–290. https://doi.org/10.1016/j.econ.2021.11.004</w:t>
      </w:r>
    </w:p>
    <w:p w14:paraId="4F3A5608" w14:textId="77777777" w:rsidR="003E79CA" w:rsidRDefault="003E79CA" w:rsidP="003E79CA">
      <w:pPr>
        <w:pStyle w:val="Bibliography"/>
        <w:ind w:left="720" w:hanging="720"/>
      </w:pPr>
      <w:r>
        <w:t xml:space="preserve">Sarker, I. H. (2021). Machine Learning: Algorithms, Real-World Applications and Research Directions. </w:t>
      </w:r>
      <w:r>
        <w:rPr>
          <w:i/>
          <w:iCs/>
        </w:rPr>
        <w:t>SN Computer Science</w:t>
      </w:r>
      <w:r>
        <w:t xml:space="preserve">, </w:t>
      </w:r>
      <w:r>
        <w:rPr>
          <w:i/>
          <w:iCs/>
        </w:rPr>
        <w:t>2</w:t>
      </w:r>
      <w:r>
        <w:t>(3), 160. https://doi.org/10.1007/s42979-021-00592-x</w:t>
      </w:r>
    </w:p>
    <w:p w14:paraId="0C034009" w14:textId="77777777" w:rsidR="003E79CA" w:rsidRDefault="003E79CA" w:rsidP="003E79CA">
      <w:pPr>
        <w:pStyle w:val="Bibliography"/>
        <w:ind w:left="720" w:hanging="720"/>
      </w:pPr>
      <w:r>
        <w:t xml:space="preserve">Schonlau, M., &amp; Zou, R. Y. (2020). The random forest algorithm for statistical learning. </w:t>
      </w:r>
      <w:r>
        <w:rPr>
          <w:i/>
          <w:iCs/>
        </w:rPr>
        <w:t>The Stata Journal</w:t>
      </w:r>
      <w:r>
        <w:t xml:space="preserve">, </w:t>
      </w:r>
      <w:r>
        <w:rPr>
          <w:i/>
          <w:iCs/>
        </w:rPr>
        <w:t>20</w:t>
      </w:r>
      <w:r>
        <w:t>(1), 3–29. https://doi.org/10.1177/1536867X20909688</w:t>
      </w:r>
    </w:p>
    <w:p w14:paraId="73BC458D" w14:textId="77777777" w:rsidR="003E79CA" w:rsidRDefault="003E79CA" w:rsidP="003E79CA">
      <w:pPr>
        <w:pStyle w:val="Bibliography"/>
        <w:ind w:left="720" w:hanging="720"/>
      </w:pPr>
      <w:r>
        <w:t xml:space="preserve">Stoner, J. L., Felix, R., &amp; Stadler Blank, A. (2023). Best practices for implementing experimental research methods. </w:t>
      </w:r>
      <w:r>
        <w:rPr>
          <w:i/>
          <w:iCs/>
        </w:rPr>
        <w:t>International Journal of Consumer Studies</w:t>
      </w:r>
      <w:r>
        <w:t xml:space="preserve">, </w:t>
      </w:r>
      <w:r>
        <w:rPr>
          <w:i/>
          <w:iCs/>
        </w:rPr>
        <w:t>47</w:t>
      </w:r>
      <w:r>
        <w:t>(4), 1579–1595. https://doi.org/10.1111/ijcs.12878</w:t>
      </w:r>
    </w:p>
    <w:p w14:paraId="18C5197A" w14:textId="77777777" w:rsidR="003E79CA" w:rsidRDefault="003E79CA" w:rsidP="003E79CA">
      <w:pPr>
        <w:pStyle w:val="Bibliography"/>
        <w:ind w:left="720" w:hanging="720"/>
      </w:pPr>
      <w:r>
        <w:t xml:space="preserve">The National Law Review. (2023). </w:t>
      </w:r>
      <w:r>
        <w:rPr>
          <w:i/>
          <w:iCs/>
        </w:rPr>
        <w:t>The DOJ is Continuing to Target PPP Recipients for Fraud</w:t>
      </w:r>
      <w:r>
        <w:t>. The National Law Review. https://www.natlawreview.com/article/doj-continuing-to-target-ppp-recipients-fraud</w:t>
      </w:r>
    </w:p>
    <w:p w14:paraId="5C6F1C7C" w14:textId="77777777" w:rsidR="003E79CA" w:rsidRDefault="003E79CA" w:rsidP="003E79CA">
      <w:pPr>
        <w:pStyle w:val="Bibliography"/>
        <w:ind w:left="720" w:hanging="720"/>
      </w:pPr>
      <w:r>
        <w:t xml:space="preserve">USGAO. (2020). </w:t>
      </w:r>
      <w:r>
        <w:rPr>
          <w:i/>
          <w:iCs/>
        </w:rPr>
        <w:t>Telecommunications: FCC Should Take Action to Better Manage Persistent Fraud Risks in the Schools and Libraries Program | U.S. GAO</w:t>
      </w:r>
      <w:r>
        <w:t>. https://www.gao.gov/products/gao-20-606</w:t>
      </w:r>
    </w:p>
    <w:p w14:paraId="2DA49F9C" w14:textId="77777777" w:rsidR="003E79CA" w:rsidRDefault="003E79CA" w:rsidP="003E79CA">
      <w:pPr>
        <w:pStyle w:val="Bibliography"/>
        <w:ind w:left="720" w:hanging="720"/>
      </w:pPr>
      <w:r>
        <w:t xml:space="preserve">USSBA. (2021). </w:t>
      </w:r>
      <w:r>
        <w:rPr>
          <w:i/>
          <w:iCs/>
        </w:rPr>
        <w:t>Process Flow Diagram</w:t>
      </w:r>
      <w:r>
        <w:t>. US SBA PPP Loan API. https://ussbappp.github.io/usecase/usecase-process-flow.html</w:t>
      </w:r>
    </w:p>
    <w:p w14:paraId="1F8BDFFE" w14:textId="77777777" w:rsidR="003E79CA" w:rsidRDefault="003E79CA" w:rsidP="003E79CA">
      <w:pPr>
        <w:pStyle w:val="Bibliography"/>
        <w:ind w:left="720" w:hanging="720"/>
      </w:pPr>
      <w:r>
        <w:t xml:space="preserve">USSBA. (2023). </w:t>
      </w:r>
      <w:r>
        <w:rPr>
          <w:i/>
          <w:iCs/>
        </w:rPr>
        <w:t>PPP FOIA - U.S. Small Business Administration (SBA) | Open Data</w:t>
      </w:r>
      <w:r>
        <w:t>. https://data.sba.gov/dataset/ppp-foia</w:t>
      </w:r>
    </w:p>
    <w:p w14:paraId="541CCF37" w14:textId="77777777" w:rsidR="003E79CA" w:rsidRDefault="003E79CA" w:rsidP="003E79CA">
      <w:pPr>
        <w:pStyle w:val="Bibliography"/>
        <w:ind w:left="720" w:hanging="720"/>
      </w:pPr>
      <w:r>
        <w:lastRenderedPageBreak/>
        <w:t xml:space="preserve">USSBA OIG. (2023). </w:t>
      </w:r>
      <w:r>
        <w:rPr>
          <w:i/>
          <w:iCs/>
        </w:rPr>
        <w:t>COVID-19 Pandemic EIDL and PPP Loan Fraud Landscape</w:t>
      </w:r>
      <w:r>
        <w:t xml:space="preserve"> (23–09). USSBA. https://www.sba.gov/document/report-23-09-covid-19-pandemic-eidl-ppp-loan-fraud-landscape</w:t>
      </w:r>
    </w:p>
    <w:p w14:paraId="704656CE" w14:textId="77777777" w:rsidR="003E79CA" w:rsidRDefault="003E79CA" w:rsidP="003E79CA">
      <w:pPr>
        <w:pStyle w:val="Bibliography"/>
        <w:ind w:left="720" w:hanging="720"/>
      </w:pPr>
      <w:r>
        <w:t xml:space="preserve">West, D. M. (2021). </w:t>
      </w:r>
      <w:r>
        <w:rPr>
          <w:i/>
          <w:iCs/>
        </w:rPr>
        <w:t>Using AI and machine learning to reduce government fraud</w:t>
      </w:r>
      <w:r>
        <w:t>. https://policycommons.net/artifacts/4142718/using-ai-and-machine-learning-to-reduce-government-fraud/4952011/</w:t>
      </w:r>
    </w:p>
    <w:p w14:paraId="557D1745" w14:textId="77777777" w:rsidR="003E79CA" w:rsidRDefault="003E79CA" w:rsidP="003E79CA">
      <w:pPr>
        <w:pStyle w:val="Bibliography"/>
        <w:ind w:left="720" w:hanging="720"/>
      </w:pPr>
      <w:r>
        <w:t xml:space="preserve">Xu, J. J., Chen, D., Chau, M., Li, L., &amp; Zheng, H. (2022). Peer-to-peer loan fraud detection: Constructing features from transaction data. </w:t>
      </w:r>
      <w:r>
        <w:rPr>
          <w:i/>
          <w:iCs/>
        </w:rPr>
        <w:t>MIS Quarterly</w:t>
      </w:r>
      <w:r>
        <w:t xml:space="preserve">, </w:t>
      </w:r>
      <w:r>
        <w:rPr>
          <w:i/>
          <w:iCs/>
        </w:rPr>
        <w:t>46</w:t>
      </w:r>
      <w:r>
        <w:t>(3).</w:t>
      </w:r>
    </w:p>
    <w:p w14:paraId="3AF2846A" w14:textId="77777777" w:rsidR="003E79CA" w:rsidRDefault="003E79CA" w:rsidP="003E79CA">
      <w:pPr>
        <w:pStyle w:val="Bibliography"/>
        <w:ind w:left="720" w:hanging="720"/>
      </w:pPr>
      <w:r>
        <w:t xml:space="preserve">Zhang, X., Shen, X., &amp; Ouyang, T. (2022). Extension of DBSCAN in Online Clustering: An Approach Based on Three-Layer Granular Models. </w:t>
      </w:r>
      <w:r>
        <w:rPr>
          <w:i/>
          <w:iCs/>
        </w:rPr>
        <w:t>Applied Sciences</w:t>
      </w:r>
      <w:r>
        <w:t xml:space="preserve">, </w:t>
      </w:r>
      <w:r>
        <w:rPr>
          <w:i/>
          <w:iCs/>
        </w:rPr>
        <w:t>12</w:t>
      </w:r>
      <w:r>
        <w:t>(19), Article 19. https://doi.org/10.3390/app12199402</w:t>
      </w:r>
    </w:p>
    <w:p w14:paraId="04CEA1E4" w14:textId="77777777" w:rsidR="003E79CA" w:rsidRDefault="003E79CA" w:rsidP="003E79CA">
      <w:pPr>
        <w:pStyle w:val="Bibliography"/>
        <w:ind w:left="720" w:hanging="720"/>
      </w:pPr>
      <w:r>
        <w:t xml:space="preserve">Zhao, G., Li, G., Qin, Y., Zhang, J., Chai, Z., Wei, X., Lin, L., &amp; Yu, Y. (2024). Exploration and Exploitation of Unlabeled Data for Open-Set Semi-supervised Learning. </w:t>
      </w:r>
      <w:r>
        <w:rPr>
          <w:i/>
          <w:iCs/>
        </w:rPr>
        <w:t>International Journal of Computer Vision</w:t>
      </w:r>
      <w:r>
        <w:t>. https://doi.org/10.1007/s11263-024-02155-y</w:t>
      </w:r>
    </w:p>
    <w:p w14:paraId="062550F8" w14:textId="77777777" w:rsidR="003E79CA" w:rsidRDefault="003E79CA" w:rsidP="003E79CA">
      <w:pPr>
        <w:pStyle w:val="Bibliography"/>
        <w:ind w:left="720" w:hanging="720"/>
      </w:pPr>
      <w:r>
        <w:t xml:space="preserve">Zhou, N., Zhang, Z., Nair, V. N., Singhal, H., &amp; Chen, J. (2022). Bias, Fairness and Accountability with Artificial Intelligence and Machine Learning Algorithms. </w:t>
      </w:r>
      <w:r>
        <w:rPr>
          <w:i/>
          <w:iCs/>
        </w:rPr>
        <w:t>International Statistical Review</w:t>
      </w:r>
      <w:r>
        <w:t xml:space="preserve">, </w:t>
      </w:r>
      <w:r>
        <w:rPr>
          <w:i/>
          <w:iCs/>
        </w:rPr>
        <w:t>90</w:t>
      </w:r>
      <w:r>
        <w:t>(3), 468–480. https://doi.org/10.1111/insr.12492</w:t>
      </w:r>
    </w:p>
    <w:p w14:paraId="4A17C774" w14:textId="77777777" w:rsidR="007F2702" w:rsidRDefault="00C71336" w:rsidP="007F2702">
      <w:pPr>
        <w:pStyle w:val="Heading1"/>
        <w:rPr>
          <w:rFonts w:cs="Times New Roman"/>
          <w:szCs w:val="24"/>
        </w:rPr>
      </w:pPr>
      <w:r>
        <w:rPr>
          <w:rFonts w:cs="Times New Roman"/>
          <w:szCs w:val="24"/>
        </w:rPr>
        <w:fldChar w:fldCharType="end"/>
      </w:r>
      <w:bookmarkStart w:id="215" w:name="_Toc464831684"/>
      <w:bookmarkStart w:id="216" w:name="_Toc465328416"/>
      <w:bookmarkStart w:id="217" w:name="_Toc164865801"/>
    </w:p>
    <w:p w14:paraId="235E35B0" w14:textId="77777777" w:rsidR="007F2702" w:rsidRDefault="007F2702">
      <w:pPr>
        <w:rPr>
          <w:rFonts w:eastAsia="Times New Roman" w:cs="Times New Roman"/>
          <w:b/>
          <w:bCs/>
          <w:szCs w:val="24"/>
        </w:rPr>
      </w:pPr>
      <w:r>
        <w:rPr>
          <w:rFonts w:cs="Times New Roman"/>
          <w:szCs w:val="24"/>
        </w:rPr>
        <w:br w:type="page"/>
      </w:r>
    </w:p>
    <w:p w14:paraId="34503A5A" w14:textId="0D4B7899" w:rsidR="007F2702" w:rsidRPr="0070192C" w:rsidRDefault="007F2702" w:rsidP="007F2702">
      <w:pPr>
        <w:pStyle w:val="Heading1"/>
      </w:pPr>
      <w:r w:rsidRPr="007F2702">
        <w:lastRenderedPageBreak/>
        <w:t xml:space="preserve"> </w:t>
      </w:r>
      <w:commentRangeStart w:id="218"/>
      <w:r w:rsidRPr="0070192C">
        <w:t xml:space="preserve">Appendix </w:t>
      </w:r>
      <w:commentRangeStart w:id="219"/>
      <w:r w:rsidRPr="0070192C">
        <w:t>A</w:t>
      </w:r>
      <w:commentRangeEnd w:id="218"/>
      <w:r>
        <w:rPr>
          <w:rStyle w:val="CommentReference"/>
          <w:b w:val="0"/>
          <w:bCs w:val="0"/>
          <w:szCs w:val="20"/>
        </w:rPr>
        <w:commentReference w:id="218"/>
      </w:r>
      <w:commentRangeEnd w:id="219"/>
      <w:r>
        <w:rPr>
          <w:rStyle w:val="CommentReference"/>
          <w:b w:val="0"/>
          <w:bCs w:val="0"/>
          <w:szCs w:val="20"/>
        </w:rPr>
        <w:commentReference w:id="219"/>
      </w:r>
      <w:r>
        <w:br/>
      </w:r>
      <w:r w:rsidRPr="0070192C">
        <w:t xml:space="preserve"> </w:t>
      </w:r>
      <w:bookmarkEnd w:id="215"/>
      <w:bookmarkEnd w:id="216"/>
      <w:r w:rsidRPr="0070192C">
        <w:t>XXX</w:t>
      </w:r>
      <w:bookmarkEnd w:id="217"/>
    </w:p>
    <w:p w14:paraId="04DB4CF7" w14:textId="77777777" w:rsidR="007F2702" w:rsidRPr="00887A22" w:rsidRDefault="007F2702" w:rsidP="007F2702">
      <w:pPr>
        <w:contextualSpacing/>
      </w:pPr>
      <w:commentRangeStart w:id="220"/>
      <w:r w:rsidRPr="00887A22">
        <w:t>Insert Appendix A content here…</w:t>
      </w:r>
      <w:commentRangeEnd w:id="220"/>
      <w:r>
        <w:rPr>
          <w:rStyle w:val="CommentReference"/>
          <w:rFonts w:eastAsia="Times New Roman" w:cs="Arial"/>
          <w:szCs w:val="20"/>
        </w:rPr>
        <w:commentReference w:id="220"/>
      </w:r>
    </w:p>
    <w:p w14:paraId="6C245108" w14:textId="77777777" w:rsidR="007F2702" w:rsidRDefault="007F2702" w:rsidP="007F2702">
      <w:pPr>
        <w:contextualSpacing/>
      </w:pPr>
      <w:r>
        <w:t>Note that you must include your Programming Modules and/or the final standalone (if applicable here). An alternative that I would propose is to include the link to your personal GitHub webpage and all modules and the data you worked with there.</w:t>
      </w:r>
    </w:p>
    <w:p w14:paraId="48458DAD" w14:textId="77777777" w:rsidR="007F2702" w:rsidRPr="00887A22" w:rsidRDefault="007F2702" w:rsidP="007F2702">
      <w:pPr>
        <w:contextualSpacing/>
      </w:pPr>
      <w:r>
        <w:t>You should include a static link to ensure the</w:t>
      </w:r>
      <w:r w:rsidRPr="002E3F9D">
        <w:rPr>
          <w:b/>
          <w:bCs/>
        </w:rPr>
        <w:t xml:space="preserve"> GitHub page stays </w:t>
      </w:r>
      <w:proofErr w:type="gramStart"/>
      <w:r w:rsidRPr="002E3F9D">
        <w:rPr>
          <w:b/>
          <w:bCs/>
        </w:rPr>
        <w:t>live</w:t>
      </w:r>
      <w:proofErr w:type="gramEnd"/>
      <w:r w:rsidRPr="002E3F9D">
        <w:rPr>
          <w:b/>
          <w:bCs/>
        </w:rPr>
        <w:t>.</w:t>
      </w:r>
    </w:p>
    <w:p w14:paraId="2F5903BC" w14:textId="77777777" w:rsidR="007F2702" w:rsidRPr="00887A22" w:rsidRDefault="007F2702" w:rsidP="007F2702">
      <w:pPr>
        <w:contextualSpacing/>
      </w:pPr>
      <w:r w:rsidRPr="00887A22">
        <w:br w:type="page"/>
      </w:r>
    </w:p>
    <w:p w14:paraId="04F10DA1" w14:textId="77777777" w:rsidR="007F2702" w:rsidRPr="0070192C" w:rsidRDefault="007F2702" w:rsidP="007F2702">
      <w:pPr>
        <w:pStyle w:val="Heading1"/>
      </w:pPr>
      <w:bookmarkStart w:id="221" w:name="_Toc464831685"/>
      <w:bookmarkStart w:id="222" w:name="_Toc465328417"/>
      <w:bookmarkStart w:id="223" w:name="_Toc164865802"/>
      <w:r w:rsidRPr="0070192C">
        <w:lastRenderedPageBreak/>
        <w:t xml:space="preserve">Appendix </w:t>
      </w:r>
      <w:commentRangeStart w:id="224"/>
      <w:commentRangeStart w:id="225"/>
      <w:r w:rsidRPr="0070192C">
        <w:t>B</w:t>
      </w:r>
      <w:commentRangeEnd w:id="224"/>
      <w:r>
        <w:rPr>
          <w:rStyle w:val="CommentReference"/>
          <w:b w:val="0"/>
          <w:bCs w:val="0"/>
          <w:szCs w:val="20"/>
        </w:rPr>
        <w:commentReference w:id="224"/>
      </w:r>
      <w:commentRangeEnd w:id="225"/>
      <w:r>
        <w:rPr>
          <w:rStyle w:val="CommentReference"/>
          <w:b w:val="0"/>
          <w:bCs w:val="0"/>
          <w:szCs w:val="20"/>
        </w:rPr>
        <w:commentReference w:id="225"/>
      </w:r>
      <w:r>
        <w:br/>
      </w:r>
      <w:r w:rsidRPr="0070192C">
        <w:t>XXX</w:t>
      </w:r>
      <w:bookmarkEnd w:id="221"/>
      <w:bookmarkEnd w:id="222"/>
      <w:bookmarkEnd w:id="223"/>
    </w:p>
    <w:p w14:paraId="2EA49429" w14:textId="77777777" w:rsidR="007F2702" w:rsidRDefault="007F2702" w:rsidP="007F2702">
      <w:pPr>
        <w:contextualSpacing/>
      </w:pPr>
      <w:r w:rsidRPr="00887A22">
        <w:t>Insert/type Appendix n content here…</w:t>
      </w:r>
    </w:p>
    <w:p w14:paraId="7AD4A4FC" w14:textId="77777777" w:rsidR="007F2702" w:rsidRDefault="007F2702" w:rsidP="007F2702">
      <w:r>
        <w:br w:type="page"/>
      </w:r>
    </w:p>
    <w:p w14:paraId="4ACA4B50" w14:textId="77777777" w:rsidR="007F2702" w:rsidRPr="0070192C" w:rsidRDefault="007F2702" w:rsidP="007F2702">
      <w:pPr>
        <w:pStyle w:val="Heading1"/>
      </w:pPr>
      <w:bookmarkStart w:id="226" w:name="_Toc164865803"/>
      <w:r w:rsidRPr="0070192C">
        <w:lastRenderedPageBreak/>
        <w:t xml:space="preserve">Appendix </w:t>
      </w:r>
      <w:r>
        <w:t>C</w:t>
      </w:r>
      <w:commentRangeStart w:id="227"/>
      <w:commentRangeEnd w:id="227"/>
      <w:r>
        <w:rPr>
          <w:rStyle w:val="CommentReference"/>
          <w:b w:val="0"/>
          <w:bCs w:val="0"/>
          <w:szCs w:val="20"/>
        </w:rPr>
        <w:commentReference w:id="227"/>
      </w:r>
      <w:r>
        <w:br/>
      </w:r>
      <w:r w:rsidRPr="0070192C">
        <w:t>XXX</w:t>
      </w:r>
      <w:bookmarkEnd w:id="226"/>
    </w:p>
    <w:p w14:paraId="4DB807F7" w14:textId="77777777" w:rsidR="007F2702" w:rsidRPr="00887A22" w:rsidRDefault="007F2702" w:rsidP="007F2702">
      <w:pPr>
        <w:contextualSpacing/>
      </w:pPr>
      <w:r w:rsidRPr="00887A22">
        <w:t>Insert/type Appendix n content here…</w:t>
      </w:r>
    </w:p>
    <w:p w14:paraId="281668A5" w14:textId="77777777" w:rsidR="007F2702" w:rsidRPr="00887A22" w:rsidRDefault="007F2702" w:rsidP="007F2702">
      <w:pPr>
        <w:contextualSpacing/>
      </w:pPr>
    </w:p>
    <w:p w14:paraId="19B6C933" w14:textId="7EB95A94" w:rsidR="00887A22" w:rsidRPr="00887A22" w:rsidRDefault="00887A22" w:rsidP="003E79CA">
      <w:pPr>
        <w:ind w:left="720" w:hanging="720"/>
        <w:contextualSpacing/>
        <w:rPr>
          <w:rFonts w:eastAsia="Times New Roman" w:cs="Times New Roman"/>
          <w:szCs w:val="24"/>
        </w:rPr>
      </w:pPr>
    </w:p>
    <w:sectPr w:rsidR="00887A22" w:rsidRPr="00887A22" w:rsidSect="00085A55">
      <w:headerReference w:type="default" r:id="rId50"/>
      <w:footerReference w:type="default" r:id="rId51"/>
      <w:headerReference w:type="first" r:id="rId52"/>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34" w:author="Irene Tsapara" w:date="2025-06-26T13:31:00Z" w:initials="IT">
    <w:p w14:paraId="09750DEF" w14:textId="77777777" w:rsidR="000606B8" w:rsidRDefault="000606B8" w:rsidP="000606B8">
      <w:pPr>
        <w:pStyle w:val="CommentText"/>
      </w:pPr>
      <w:r>
        <w:rPr>
          <w:rStyle w:val="CommentReference"/>
        </w:rPr>
        <w:annotationRef/>
      </w:r>
      <w:r>
        <w:t>The link should go here</w:t>
      </w:r>
    </w:p>
  </w:comment>
  <w:comment w:id="136" w:author="Irene Tsapara" w:date="2025-06-26T13:32:00Z" w:initials="IT">
    <w:p w14:paraId="23BC60E0" w14:textId="77777777" w:rsidR="000606B8" w:rsidRDefault="000606B8" w:rsidP="000606B8">
      <w:pPr>
        <w:pStyle w:val="CommentText"/>
      </w:pPr>
      <w:r>
        <w:rPr>
          <w:rStyle w:val="CommentReference"/>
        </w:rPr>
        <w:annotationRef/>
      </w:r>
      <w:r>
        <w:t>Acronym APA</w:t>
      </w:r>
    </w:p>
  </w:comment>
  <w:comment w:id="137" w:author="Irene Tsapara" w:date="2025-06-26T13:32:00Z" w:initials="IT">
    <w:p w14:paraId="1C8F2019" w14:textId="77777777" w:rsidR="000606B8" w:rsidRDefault="000606B8" w:rsidP="000606B8">
      <w:pPr>
        <w:pStyle w:val="CommentText"/>
      </w:pPr>
      <w:r>
        <w:rPr>
          <w:rStyle w:val="CommentReference"/>
        </w:rPr>
        <w:annotationRef/>
      </w:r>
      <w:r>
        <w:t>Be specific and describe the dataset once more.</w:t>
      </w:r>
    </w:p>
  </w:comment>
  <w:comment w:id="141" w:author="Irene Tsapara" w:date="2025-06-26T13:34:00Z" w:initials="IT">
    <w:p w14:paraId="51522EE9" w14:textId="77777777" w:rsidR="000606B8" w:rsidRDefault="000606B8" w:rsidP="000606B8">
      <w:pPr>
        <w:pStyle w:val="CommentText"/>
      </w:pPr>
      <w:r>
        <w:rPr>
          <w:rStyle w:val="CommentReference"/>
        </w:rPr>
        <w:annotationRef/>
      </w:r>
      <w:r>
        <w:t>Why were the features in linear relationship? I do not see the scatterplots</w:t>
      </w:r>
    </w:p>
  </w:comment>
  <w:comment w:id="142" w:author="Irene Tsapara" w:date="2025-06-26T13:34:00Z" w:initials="IT">
    <w:p w14:paraId="50B8F7DC" w14:textId="77777777" w:rsidR="000606B8" w:rsidRDefault="000606B8" w:rsidP="000606B8">
      <w:pPr>
        <w:pStyle w:val="CommentText"/>
      </w:pPr>
      <w:r>
        <w:rPr>
          <w:rStyle w:val="CommentReference"/>
        </w:rPr>
        <w:annotationRef/>
      </w:r>
      <w:r>
        <w:t>Why you didn’t use PCA reduction based on the variances?</w:t>
      </w:r>
    </w:p>
  </w:comment>
  <w:comment w:id="143" w:author="Irene Tsapara" w:date="2025-06-26T13:35:00Z" w:initials="IT">
    <w:p w14:paraId="20A3B20C" w14:textId="77777777" w:rsidR="000606B8" w:rsidRDefault="000606B8" w:rsidP="000606B8">
      <w:pPr>
        <w:pStyle w:val="CommentText"/>
      </w:pPr>
      <w:r>
        <w:rPr>
          <w:rStyle w:val="CommentReference"/>
        </w:rPr>
        <w:annotationRef/>
      </w:r>
      <w:r>
        <w:t>Explain in detailed what did you do to reduce it, explain the process and the results.</w:t>
      </w:r>
    </w:p>
  </w:comment>
  <w:comment w:id="144" w:author="Irene Tsapara" w:date="2025-06-26T13:36:00Z" w:initials="IT">
    <w:p w14:paraId="1CF99457" w14:textId="77777777" w:rsidR="000606B8" w:rsidRDefault="000606B8" w:rsidP="000606B8">
      <w:pPr>
        <w:pStyle w:val="CommentText"/>
      </w:pPr>
      <w:r>
        <w:rPr>
          <w:rStyle w:val="CommentReference"/>
        </w:rPr>
        <w:annotationRef/>
      </w:r>
      <w:r>
        <w:t>Was this explained in Chpater 3?</w:t>
      </w:r>
    </w:p>
  </w:comment>
  <w:comment w:id="145" w:author="Irene Tsapara" w:date="2025-06-26T13:37:00Z" w:initials="IT">
    <w:p w14:paraId="46D87985" w14:textId="77777777" w:rsidR="000606B8" w:rsidRDefault="000606B8" w:rsidP="000606B8">
      <w:pPr>
        <w:pStyle w:val="CommentText"/>
      </w:pPr>
      <w:r>
        <w:rPr>
          <w:rStyle w:val="CommentReference"/>
        </w:rPr>
        <w:annotationRef/>
      </w:r>
      <w:r>
        <w:t>Scree plot please</w:t>
      </w:r>
    </w:p>
  </w:comment>
  <w:comment w:id="150" w:author="Irene Tsapara" w:date="2025-06-26T13:38:00Z" w:initials="IT">
    <w:p w14:paraId="3B7FC3D8" w14:textId="77777777" w:rsidR="000606B8" w:rsidRDefault="000606B8" w:rsidP="000606B8">
      <w:pPr>
        <w:pStyle w:val="CommentText"/>
      </w:pPr>
      <w:r>
        <w:rPr>
          <w:rStyle w:val="CommentReference"/>
        </w:rPr>
        <w:annotationRef/>
      </w:r>
      <w:r>
        <w:t>Either split and maximize, or use Note to explain in detail, it is not readable.</w:t>
      </w:r>
    </w:p>
  </w:comment>
  <w:comment w:id="155" w:author="Irene Tsapara" w:date="2025-06-26T13:42:00Z" w:initials="IT">
    <w:p w14:paraId="51B1F3C2" w14:textId="77777777" w:rsidR="005A35E9" w:rsidRDefault="005A35E9" w:rsidP="005A35E9">
      <w:pPr>
        <w:pStyle w:val="CommentText"/>
      </w:pPr>
      <w:r>
        <w:rPr>
          <w:rStyle w:val="CommentReference"/>
        </w:rPr>
        <w:annotationRef/>
      </w:r>
      <w:r>
        <w:t>Further information about the training/testing validation is needed here. Did you use cross validation? Did you start with  random cycloid, or did you get to randomize and experiment? Did you do hypertuning? What were the bext parameters and how did you validate the results.</w:t>
      </w:r>
    </w:p>
    <w:p w14:paraId="649619C3" w14:textId="77777777" w:rsidR="005A35E9" w:rsidRDefault="005A35E9" w:rsidP="005A35E9">
      <w:pPr>
        <w:pStyle w:val="CommentText"/>
      </w:pPr>
      <w:r>
        <w:t>Visual of the scree plot ( sihloutte scores of training/validation/testing) are missing here. Too fast, too soon. To talk about all three. This needs to be expanded.</w:t>
      </w:r>
    </w:p>
  </w:comment>
  <w:comment w:id="156" w:author="Irene Tsapara" w:date="2025-06-26T13:42:00Z" w:initials="IT">
    <w:p w14:paraId="262ED65E" w14:textId="77777777" w:rsidR="005A35E9" w:rsidRDefault="005A35E9" w:rsidP="005A35E9">
      <w:pPr>
        <w:pStyle w:val="CommentText"/>
      </w:pPr>
      <w:r>
        <w:rPr>
          <w:rStyle w:val="CommentReference"/>
        </w:rPr>
        <w:annotationRef/>
      </w:r>
      <w:r>
        <w:t>Visual and results follow?</w:t>
      </w:r>
    </w:p>
  </w:comment>
  <w:comment w:id="165" w:author="Irene Tsapara" w:date="2025-06-26T13:46:00Z" w:initials="IT">
    <w:p w14:paraId="14BBB373" w14:textId="77777777" w:rsidR="005A35E9" w:rsidRDefault="005A35E9" w:rsidP="005A35E9">
      <w:pPr>
        <w:pStyle w:val="CommentText"/>
      </w:pPr>
      <w:r>
        <w:rPr>
          <w:rStyle w:val="CommentReference"/>
        </w:rPr>
        <w:annotationRef/>
      </w:r>
      <w:r>
        <w:t xml:space="preserve">Have you linked your account to NU GitHub, if not contact </w:t>
      </w:r>
      <w:hyperlink r:id="rId1" w:history="1">
        <w:r w:rsidRPr="008A6995">
          <w:rPr>
            <w:rStyle w:val="Hyperlink"/>
            <w:sz w:val="20"/>
          </w:rPr>
          <w:t>bgelb@nu.edu</w:t>
        </w:r>
      </w:hyperlink>
      <w:r>
        <w:t xml:space="preserve"> and do this before the defense.</w:t>
      </w:r>
    </w:p>
  </w:comment>
  <w:comment w:id="166" w:author="Irene Tsapara" w:date="2025-06-26T13:46:00Z" w:initials="IT">
    <w:p w14:paraId="1E87AB51" w14:textId="77777777" w:rsidR="005A35E9" w:rsidRDefault="005A35E9" w:rsidP="005A35E9">
      <w:pPr>
        <w:pStyle w:val="CommentText"/>
      </w:pPr>
      <w:r>
        <w:rPr>
          <w:rStyle w:val="CommentReference"/>
        </w:rPr>
        <w:annotationRef/>
      </w:r>
      <w:r>
        <w:t>Is your study licensed? What is the number of the license, you need to include in the Abstract, the Intro, Chapter 3 and Chapter 4.</w:t>
      </w:r>
    </w:p>
  </w:comment>
  <w:comment w:id="167" w:author="Irene Tsapara" w:date="2025-06-26T13:48:00Z" w:initials="IT">
    <w:p w14:paraId="24EEFC35" w14:textId="77777777" w:rsidR="005A35E9" w:rsidRDefault="005A35E9" w:rsidP="005A35E9">
      <w:pPr>
        <w:pStyle w:val="CommentText"/>
      </w:pPr>
      <w:r>
        <w:rPr>
          <w:rStyle w:val="CommentReference"/>
        </w:rPr>
        <w:annotationRef/>
      </w:r>
      <w:r>
        <w:t>I am afraid that the issue is multicollinearity here.</w:t>
      </w:r>
    </w:p>
  </w:comment>
  <w:comment w:id="168" w:author="Irene Tsapara" w:date="2025-06-26T13:51:00Z" w:initials="IT">
    <w:p w14:paraId="5250778B" w14:textId="77777777" w:rsidR="005A35E9" w:rsidRDefault="005A35E9" w:rsidP="005A35E9">
      <w:pPr>
        <w:pStyle w:val="CommentText"/>
      </w:pPr>
      <w:r>
        <w:rPr>
          <w:rStyle w:val="CommentReference"/>
        </w:rPr>
        <w:annotationRef/>
      </w:r>
      <w:r>
        <w:t>Have you tested the requirements for ANOVA? Have you discuss them?</w:t>
      </w:r>
    </w:p>
    <w:p w14:paraId="7406E7D5" w14:textId="77777777" w:rsidR="005A35E9" w:rsidRDefault="005A35E9" w:rsidP="005A35E9">
      <w:pPr>
        <w:pStyle w:val="CommentText"/>
      </w:pPr>
      <w:r>
        <w:rPr>
          <w:b/>
          <w:bCs/>
        </w:rPr>
        <w:t>Your data meets ANOVA assumptions</w:t>
      </w:r>
    </w:p>
    <w:p w14:paraId="47F8DC80" w14:textId="77777777" w:rsidR="005A35E9" w:rsidRDefault="005A35E9" w:rsidP="005A35E9">
      <w:pPr>
        <w:pStyle w:val="CommentText"/>
        <w:numPr>
          <w:ilvl w:val="0"/>
          <w:numId w:val="108"/>
        </w:numPr>
      </w:pPr>
      <w:r>
        <w:t>Independent observations</w:t>
      </w:r>
    </w:p>
    <w:p w14:paraId="312FF9BC" w14:textId="77777777" w:rsidR="005A35E9" w:rsidRDefault="005A35E9" w:rsidP="005A35E9">
      <w:pPr>
        <w:pStyle w:val="CommentText"/>
        <w:numPr>
          <w:ilvl w:val="0"/>
          <w:numId w:val="108"/>
        </w:numPr>
      </w:pPr>
      <w:r>
        <w:t>Normally distributed residuals</w:t>
      </w:r>
    </w:p>
    <w:p w14:paraId="3CECE393" w14:textId="77777777" w:rsidR="005A35E9" w:rsidRDefault="005A35E9" w:rsidP="005A35E9">
      <w:pPr>
        <w:pStyle w:val="CommentText"/>
        <w:numPr>
          <w:ilvl w:val="0"/>
          <w:numId w:val="108"/>
        </w:numPr>
      </w:pPr>
      <w:r>
        <w:t>Homogeneity of variances (equal variances across groups)</w:t>
      </w:r>
    </w:p>
  </w:comment>
  <w:comment w:id="171" w:author="Irene Tsapara" w:date="2025-06-26T13:54:00Z" w:initials="IT">
    <w:p w14:paraId="5872C264" w14:textId="77777777" w:rsidR="0030217B" w:rsidRDefault="0030217B" w:rsidP="0030217B">
      <w:pPr>
        <w:pStyle w:val="CommentText"/>
      </w:pPr>
      <w:r>
        <w:rPr>
          <w:rStyle w:val="CommentReference"/>
        </w:rPr>
        <w:annotationRef/>
      </w:r>
      <w:r>
        <w:t>Explain here, what does this tell you? How it ties to the requirements, same on the Tukey test that assume homogenity of variances, where do you test this?</w:t>
      </w:r>
    </w:p>
  </w:comment>
  <w:comment w:id="172" w:author="Irene Tsapara" w:date="2025-06-26T13:55:00Z" w:initials="IT">
    <w:p w14:paraId="0537EF4B" w14:textId="77777777" w:rsidR="0030217B" w:rsidRDefault="0030217B" w:rsidP="0030217B">
      <w:pPr>
        <w:pStyle w:val="CommentText"/>
      </w:pPr>
      <w:r>
        <w:rPr>
          <w:rStyle w:val="CommentReference"/>
        </w:rPr>
        <w:annotationRef/>
      </w:r>
      <w:r>
        <w:t>Reiterate the tests and the results here where you answer the hypotheses.</w:t>
      </w:r>
    </w:p>
  </w:comment>
  <w:comment w:id="179" w:author="Irene Tsapara" w:date="2025-06-26T13:58:00Z" w:initials="IT">
    <w:p w14:paraId="043CAA8F" w14:textId="77777777" w:rsidR="0030217B" w:rsidRDefault="0030217B" w:rsidP="0030217B">
      <w:pPr>
        <w:pStyle w:val="CommentText"/>
      </w:pPr>
      <w:r>
        <w:rPr>
          <w:rStyle w:val="CommentReference"/>
        </w:rPr>
        <w:annotationRef/>
      </w:r>
      <w:r>
        <w:t>Which ones, explain, and come up with rationale of why you suspect this may be tru and add it to Chapter 5.</w:t>
      </w:r>
    </w:p>
  </w:comment>
  <w:comment w:id="196" w:author="Author" w:initials="A">
    <w:p w14:paraId="0BD37D4C" w14:textId="68D912D4" w:rsidR="007F2702" w:rsidRDefault="007F2702" w:rsidP="007F2702">
      <w:pPr>
        <w:pStyle w:val="CommentText"/>
      </w:pPr>
      <w:r>
        <w:rPr>
          <w:rStyle w:val="CommentReference"/>
        </w:rPr>
        <w:annotationRef/>
      </w:r>
      <w:r w:rsidRPr="003D3FE1">
        <w:rPr>
          <w:rFonts w:cs="Times New Roman"/>
          <w:sz w:val="22"/>
          <w:szCs w:val="24"/>
        </w:rPr>
        <w:t>Tip: A common tendency is to rush through Chapter 5 and fail to develop ideas fully. Take time to remember why the study was important in the first place and ensure Chapter 5 demonstrates and reflects the depth and importance of the study. Refer back to the study problem and significance and consider what professional and academic organizations might be interested in your research findings. As you complete Chapter 5, seek out avenues to present and publish your research.</w:t>
      </w:r>
    </w:p>
  </w:comment>
  <w:comment w:id="200" w:author="Author" w:initials="A">
    <w:p w14:paraId="4B7A948A" w14:textId="77777777" w:rsidR="007F2702" w:rsidRDefault="007F2702" w:rsidP="007F2702">
      <w:pPr>
        <w:pStyle w:val="CommentText"/>
      </w:pPr>
      <w:r>
        <w:rPr>
          <w:rStyle w:val="CommentReference"/>
        </w:rPr>
        <w:annotationRef/>
      </w:r>
      <w:r w:rsidRPr="003D3FE1">
        <w:rPr>
          <w:sz w:val="22"/>
        </w:rPr>
        <w:t>Repeat this process for each research question.</w:t>
      </w:r>
    </w:p>
  </w:comment>
  <w:comment w:id="218" w:author="Author" w:initials="A">
    <w:p w14:paraId="27D4DB66" w14:textId="77777777" w:rsidR="007F2702" w:rsidRPr="003D3FE1" w:rsidRDefault="007F2702" w:rsidP="007F2702">
      <w:pPr>
        <w:pStyle w:val="CommentText"/>
        <w:rPr>
          <w:sz w:val="22"/>
          <w:szCs w:val="22"/>
        </w:rPr>
      </w:pPr>
      <w:r>
        <w:rPr>
          <w:rStyle w:val="CommentReference"/>
        </w:rPr>
        <w:annotationRef/>
      </w:r>
      <w:r>
        <w:rPr>
          <w:rStyle w:val="CommentReference"/>
        </w:rPr>
        <w:annotationRef/>
      </w:r>
      <w:r w:rsidRPr="003D3FE1">
        <w:rPr>
          <w:sz w:val="22"/>
          <w:szCs w:val="22"/>
        </w:rPr>
        <w:t xml:space="preserve">Each appendix </w:t>
      </w:r>
      <w:r w:rsidRPr="00507982">
        <w:rPr>
          <w:sz w:val="22"/>
          <w:szCs w:val="22"/>
        </w:rPr>
        <w:t>referenced</w:t>
      </w:r>
      <w:r w:rsidRPr="003D3FE1">
        <w:rPr>
          <w:sz w:val="22"/>
          <w:szCs w:val="22"/>
        </w:rPr>
        <w:t xml:space="preserve"> in the text should appear in this section at the end of the manuscript. Appendices should be listed in the order referenced in the text.</w:t>
      </w:r>
    </w:p>
    <w:p w14:paraId="2BF1A6CE" w14:textId="77777777" w:rsidR="007F2702" w:rsidRPr="003D3FE1" w:rsidRDefault="007F2702" w:rsidP="007F2702">
      <w:pPr>
        <w:pStyle w:val="CommentText"/>
        <w:rPr>
          <w:sz w:val="22"/>
          <w:szCs w:val="22"/>
        </w:rPr>
      </w:pPr>
    </w:p>
    <w:p w14:paraId="70990300" w14:textId="77777777" w:rsidR="007F2702" w:rsidRDefault="007F2702" w:rsidP="007F2702">
      <w:pPr>
        <w:pStyle w:val="CommentText"/>
      </w:pPr>
      <w:r w:rsidRPr="003D3FE1">
        <w:rPr>
          <w:sz w:val="22"/>
          <w:szCs w:val="22"/>
        </w:rPr>
        <w:t>Remember to include each appendix in your Table of Contents</w:t>
      </w:r>
      <w:r>
        <w:rPr>
          <w:sz w:val="22"/>
          <w:szCs w:val="22"/>
        </w:rPr>
        <w:t xml:space="preserve">. Apply the </w:t>
      </w:r>
      <w:r>
        <w:rPr>
          <w:sz w:val="22"/>
        </w:rPr>
        <w:t xml:space="preserve">level 1 heading for each appendix title and the appendix name. Replace “XXX” with the appendix name. </w:t>
      </w:r>
    </w:p>
    <w:p w14:paraId="391512DB" w14:textId="77777777" w:rsidR="007F2702" w:rsidRDefault="007F2702" w:rsidP="007F2702">
      <w:pPr>
        <w:pStyle w:val="CommentText"/>
      </w:pPr>
    </w:p>
  </w:comment>
  <w:comment w:id="219" w:author="Author" w:initials="A">
    <w:p w14:paraId="78813F23" w14:textId="77777777" w:rsidR="007F2702" w:rsidRDefault="007F2702" w:rsidP="007F2702">
      <w:pPr>
        <w:pStyle w:val="CommentText"/>
      </w:pPr>
      <w:r>
        <w:rPr>
          <w:rStyle w:val="CommentReference"/>
        </w:rPr>
        <w:annotationRef/>
      </w:r>
      <w:r>
        <w:t>Images, Graphs, and Tables should be included in the text.</w:t>
      </w:r>
    </w:p>
    <w:p w14:paraId="11600AEB" w14:textId="77777777" w:rsidR="007F2702" w:rsidRDefault="007F2702" w:rsidP="007F2702">
      <w:pPr>
        <w:pStyle w:val="CommentText"/>
      </w:pPr>
      <w:r>
        <w:t>The only exception is for the table of the Variables (Dictionary) of the initial Dataset</w:t>
      </w:r>
    </w:p>
  </w:comment>
  <w:comment w:id="220" w:author="Author" w:initials="A">
    <w:p w14:paraId="2C8F8DBF" w14:textId="77777777" w:rsidR="007F2702" w:rsidRDefault="007F2702" w:rsidP="007F2702">
      <w:pPr>
        <w:pStyle w:val="CommentText"/>
      </w:pPr>
      <w:r>
        <w:rPr>
          <w:rStyle w:val="CommentReference"/>
        </w:rPr>
        <w:annotationRef/>
      </w:r>
      <w:r w:rsidRPr="00042D9C">
        <w:t>Be sure to de-identify all materials so readers cannot identify participants or where data were specifically collected.</w:t>
      </w:r>
    </w:p>
  </w:comment>
  <w:comment w:id="224" w:author="Author" w:initials="A">
    <w:p w14:paraId="1A3DB0F4" w14:textId="77777777" w:rsidR="007F2702" w:rsidRDefault="007F2702" w:rsidP="007F2702">
      <w:pPr>
        <w:pStyle w:val="CommentText"/>
      </w:pPr>
      <w:r>
        <w:rPr>
          <w:rStyle w:val="CommentReference"/>
        </w:rPr>
        <w:annotationRef/>
      </w:r>
      <w:r>
        <w:t>The code modules should be included in this Appendix</w:t>
      </w:r>
    </w:p>
  </w:comment>
  <w:comment w:id="225" w:author="Author" w:initials="A">
    <w:p w14:paraId="4BBA4EF1" w14:textId="77777777" w:rsidR="007F2702" w:rsidRDefault="007F2702" w:rsidP="007F2702">
      <w:pPr>
        <w:pStyle w:val="CommentText"/>
      </w:pPr>
      <w:r>
        <w:rPr>
          <w:rStyle w:val="CommentReference"/>
        </w:rPr>
        <w:annotationRef/>
      </w:r>
      <w:r>
        <w:t>Special licenses Permissions and IRB letter should be included in Appendices</w:t>
      </w:r>
    </w:p>
  </w:comment>
  <w:comment w:id="227" w:author="Author" w:initials="A">
    <w:p w14:paraId="45734646" w14:textId="77777777" w:rsidR="007F2702" w:rsidRDefault="007F2702" w:rsidP="007F2702">
      <w:pPr>
        <w:pStyle w:val="CommentText"/>
      </w:pPr>
      <w:r>
        <w:rPr>
          <w:rStyle w:val="CommentReference"/>
        </w:rPr>
        <w:annotationRef/>
      </w:r>
      <w:r>
        <w:t xml:space="preserve">The code modules should be included in this Appendix. This should include pasting it here, or the link to the online repository.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9750DEF" w15:done="0"/>
  <w15:commentEx w15:paraId="23BC60E0" w15:done="0"/>
  <w15:commentEx w15:paraId="1C8F2019" w15:done="0"/>
  <w15:commentEx w15:paraId="51522EE9" w15:done="0"/>
  <w15:commentEx w15:paraId="50B8F7DC" w15:done="0"/>
  <w15:commentEx w15:paraId="20A3B20C" w15:done="0"/>
  <w15:commentEx w15:paraId="1CF99457" w15:done="0"/>
  <w15:commentEx w15:paraId="46D87985" w15:done="0"/>
  <w15:commentEx w15:paraId="3B7FC3D8" w15:done="0"/>
  <w15:commentEx w15:paraId="649619C3" w15:done="0"/>
  <w15:commentEx w15:paraId="262ED65E" w15:done="0"/>
  <w15:commentEx w15:paraId="14BBB373" w15:done="0"/>
  <w15:commentEx w15:paraId="1E87AB51" w15:done="0"/>
  <w15:commentEx w15:paraId="24EEFC35" w15:done="0"/>
  <w15:commentEx w15:paraId="3CECE393" w15:done="0"/>
  <w15:commentEx w15:paraId="5872C264" w15:done="0"/>
  <w15:commentEx w15:paraId="0537EF4B" w15:done="0"/>
  <w15:commentEx w15:paraId="043CAA8F" w15:done="0"/>
  <w15:commentEx w15:paraId="0BD37D4C" w15:done="0"/>
  <w15:commentEx w15:paraId="4B7A948A" w15:done="0"/>
  <w15:commentEx w15:paraId="391512DB" w15:done="0"/>
  <w15:commentEx w15:paraId="11600AEB" w15:done="0"/>
  <w15:commentEx w15:paraId="2C8F8DBF" w15:done="0"/>
  <w15:commentEx w15:paraId="1A3DB0F4" w15:done="0"/>
  <w15:commentEx w15:paraId="4BBA4EF1" w15:done="0"/>
  <w15:commentEx w15:paraId="457346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67250C9" w16cex:dateUtc="2025-06-26T18:31:00Z"/>
  <w16cex:commentExtensible w16cex:durableId="3BEE9DDE" w16cex:dateUtc="2025-06-26T18:32:00Z"/>
  <w16cex:commentExtensible w16cex:durableId="2A3B2C4B" w16cex:dateUtc="2025-06-26T18:32:00Z"/>
  <w16cex:commentExtensible w16cex:durableId="6C1FF321" w16cex:dateUtc="2025-06-26T18:34:00Z"/>
  <w16cex:commentExtensible w16cex:durableId="4F12575C" w16cex:dateUtc="2025-06-26T18:34:00Z"/>
  <w16cex:commentExtensible w16cex:durableId="3585C991" w16cex:dateUtc="2025-06-26T18:35:00Z"/>
  <w16cex:commentExtensible w16cex:durableId="00F366A7" w16cex:dateUtc="2025-06-26T18:36:00Z"/>
  <w16cex:commentExtensible w16cex:durableId="6F42F3B9" w16cex:dateUtc="2025-06-26T18:37:00Z"/>
  <w16cex:commentExtensible w16cex:durableId="3D889325" w16cex:dateUtc="2025-06-26T18:38:00Z"/>
  <w16cex:commentExtensible w16cex:durableId="4CFD1B60" w16cex:dateUtc="2025-06-26T18:42:00Z"/>
  <w16cex:commentExtensible w16cex:durableId="195E44CC" w16cex:dateUtc="2025-06-26T18:42:00Z"/>
  <w16cex:commentExtensible w16cex:durableId="099EDC53" w16cex:dateUtc="2025-06-26T18:46:00Z"/>
  <w16cex:commentExtensible w16cex:durableId="0F03BCD9" w16cex:dateUtc="2025-06-26T18:46:00Z"/>
  <w16cex:commentExtensible w16cex:durableId="2A6FE4B4" w16cex:dateUtc="2025-06-26T18:48:00Z"/>
  <w16cex:commentExtensible w16cex:durableId="2C3B3918" w16cex:dateUtc="2025-06-26T18:51:00Z"/>
  <w16cex:commentExtensible w16cex:durableId="7BF36436" w16cex:dateUtc="2025-06-26T18:54:00Z"/>
  <w16cex:commentExtensible w16cex:durableId="0475BC23" w16cex:dateUtc="2025-06-26T18:55:00Z"/>
  <w16cex:commentExtensible w16cex:durableId="1E0D6BE1" w16cex:dateUtc="2025-06-26T18: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9750DEF" w16cid:durableId="367250C9"/>
  <w16cid:commentId w16cid:paraId="23BC60E0" w16cid:durableId="3BEE9DDE"/>
  <w16cid:commentId w16cid:paraId="1C8F2019" w16cid:durableId="2A3B2C4B"/>
  <w16cid:commentId w16cid:paraId="51522EE9" w16cid:durableId="6C1FF321"/>
  <w16cid:commentId w16cid:paraId="50B8F7DC" w16cid:durableId="4F12575C"/>
  <w16cid:commentId w16cid:paraId="20A3B20C" w16cid:durableId="3585C991"/>
  <w16cid:commentId w16cid:paraId="1CF99457" w16cid:durableId="00F366A7"/>
  <w16cid:commentId w16cid:paraId="46D87985" w16cid:durableId="6F42F3B9"/>
  <w16cid:commentId w16cid:paraId="3B7FC3D8" w16cid:durableId="3D889325"/>
  <w16cid:commentId w16cid:paraId="649619C3" w16cid:durableId="4CFD1B60"/>
  <w16cid:commentId w16cid:paraId="262ED65E" w16cid:durableId="195E44CC"/>
  <w16cid:commentId w16cid:paraId="14BBB373" w16cid:durableId="099EDC53"/>
  <w16cid:commentId w16cid:paraId="1E87AB51" w16cid:durableId="0F03BCD9"/>
  <w16cid:commentId w16cid:paraId="24EEFC35" w16cid:durableId="2A6FE4B4"/>
  <w16cid:commentId w16cid:paraId="3CECE393" w16cid:durableId="2C3B3918"/>
  <w16cid:commentId w16cid:paraId="5872C264" w16cid:durableId="7BF36436"/>
  <w16cid:commentId w16cid:paraId="0537EF4B" w16cid:durableId="0475BC23"/>
  <w16cid:commentId w16cid:paraId="043CAA8F" w16cid:durableId="1E0D6BE1"/>
  <w16cid:commentId w16cid:paraId="0BD37D4C" w16cid:durableId="226EB7B1"/>
  <w16cid:commentId w16cid:paraId="4B7A948A" w16cid:durableId="23121DAC"/>
  <w16cid:commentId w16cid:paraId="391512DB" w16cid:durableId="2311FCD3"/>
  <w16cid:commentId w16cid:paraId="11600AEB" w16cid:durableId="37B4F609"/>
  <w16cid:commentId w16cid:paraId="2C8F8DBF" w16cid:durableId="226EB7B5"/>
  <w16cid:commentId w16cid:paraId="1A3DB0F4" w16cid:durableId="6F8E4A47"/>
  <w16cid:commentId w16cid:paraId="4BBA4EF1" w16cid:durableId="216FEE28"/>
  <w16cid:commentId w16cid:paraId="45734646" w16cid:durableId="6BB767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F89A6D" w14:textId="77777777" w:rsidR="00C93B15" w:rsidRDefault="00C93B15">
      <w:pPr>
        <w:spacing w:line="240" w:lineRule="auto"/>
      </w:pPr>
      <w:r>
        <w:separator/>
      </w:r>
    </w:p>
  </w:endnote>
  <w:endnote w:type="continuationSeparator" w:id="0">
    <w:p w14:paraId="4C922583" w14:textId="77777777" w:rsidR="00C93B15" w:rsidRDefault="00C93B15">
      <w:pPr>
        <w:spacing w:line="240" w:lineRule="auto"/>
      </w:pPr>
      <w:r>
        <w:continuationSeparator/>
      </w:r>
    </w:p>
  </w:endnote>
  <w:endnote w:type="continuationNotice" w:id="1">
    <w:p w14:paraId="671F4AED" w14:textId="77777777" w:rsidR="00C93B15" w:rsidRDefault="00C93B1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9CFDFF" w14:textId="77777777" w:rsidR="008D5494" w:rsidRDefault="008D5494">
    <w:pPr>
      <w:pStyle w:val="Footer"/>
      <w:jc w:val="right"/>
    </w:pPr>
  </w:p>
  <w:p w14:paraId="31C8F4D5" w14:textId="77777777" w:rsidR="008D5494" w:rsidRDefault="008D54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CE5BCD" w14:textId="77777777" w:rsidR="00C93B15" w:rsidRDefault="00C93B15">
      <w:pPr>
        <w:spacing w:line="240" w:lineRule="auto"/>
      </w:pPr>
      <w:r>
        <w:separator/>
      </w:r>
    </w:p>
  </w:footnote>
  <w:footnote w:type="continuationSeparator" w:id="0">
    <w:p w14:paraId="4599628D" w14:textId="77777777" w:rsidR="00C93B15" w:rsidRDefault="00C93B15">
      <w:pPr>
        <w:spacing w:line="240" w:lineRule="auto"/>
      </w:pPr>
      <w:r>
        <w:continuationSeparator/>
      </w:r>
    </w:p>
  </w:footnote>
  <w:footnote w:type="continuationNotice" w:id="1">
    <w:p w14:paraId="04852090" w14:textId="77777777" w:rsidR="00C93B15" w:rsidRDefault="00C93B1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9556291"/>
      <w:docPartObj>
        <w:docPartGallery w:val="Page Numbers (Top of Page)"/>
        <w:docPartUnique/>
      </w:docPartObj>
    </w:sdtPr>
    <w:sdtEndPr>
      <w:rPr>
        <w:rFonts w:cs="Times New Roman"/>
        <w:noProof/>
        <w:szCs w:val="24"/>
      </w:rPr>
    </w:sdtEndPr>
    <w:sdtContent>
      <w:p w14:paraId="43566F9B" w14:textId="71B0D79A" w:rsidR="008D5494" w:rsidRPr="00A82120" w:rsidRDefault="008D5494" w:rsidP="00A82120">
        <w:pPr>
          <w:pStyle w:val="Header"/>
          <w:jc w:val="right"/>
          <w:rPr>
            <w:rFonts w:cs="Times New Roman"/>
            <w:szCs w:val="24"/>
          </w:rPr>
        </w:pPr>
        <w:r w:rsidRPr="00F861B8">
          <w:rPr>
            <w:rFonts w:cs="Times New Roman"/>
            <w:color w:val="2B579A"/>
            <w:szCs w:val="24"/>
            <w:shd w:val="clear" w:color="auto" w:fill="E6E6E6"/>
          </w:rPr>
          <w:fldChar w:fldCharType="begin"/>
        </w:r>
        <w:r w:rsidRPr="00F861B8">
          <w:rPr>
            <w:rFonts w:cs="Times New Roman"/>
            <w:szCs w:val="24"/>
          </w:rPr>
          <w:instrText xml:space="preserve"> PAGE   \* MERGEFORMAT </w:instrText>
        </w:r>
        <w:r w:rsidRPr="00F861B8">
          <w:rPr>
            <w:rFonts w:cs="Times New Roman"/>
            <w:color w:val="2B579A"/>
            <w:szCs w:val="24"/>
            <w:shd w:val="clear" w:color="auto" w:fill="E6E6E6"/>
          </w:rPr>
          <w:fldChar w:fldCharType="separate"/>
        </w:r>
        <w:r>
          <w:rPr>
            <w:rFonts w:cs="Times New Roman"/>
            <w:noProof/>
            <w:szCs w:val="24"/>
          </w:rPr>
          <w:t>12</w:t>
        </w:r>
        <w:r w:rsidRPr="00F861B8">
          <w:rPr>
            <w:rFonts w:cs="Times New Roman"/>
            <w:noProof/>
            <w:color w:val="2B579A"/>
            <w:szCs w:val="24"/>
            <w:shd w:val="clear" w:color="auto" w:fill="E6E6E6"/>
          </w:rPr>
          <w:fldChar w:fldCharType="end"/>
        </w:r>
      </w:p>
    </w:sdtContent>
  </w:sdt>
  <w:p w14:paraId="0AA03CE4" w14:textId="77777777" w:rsidR="00F172AB" w:rsidRDefault="00F172A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7DA72" w14:textId="77777777" w:rsidR="008D5494" w:rsidRDefault="008D5494">
    <w:pPr>
      <w:pStyle w:val="Header"/>
      <w:jc w:val="right"/>
    </w:pPr>
  </w:p>
  <w:p w14:paraId="5D13FE69" w14:textId="77777777" w:rsidR="008D5494" w:rsidRDefault="008D54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6E3C"/>
    <w:multiLevelType w:val="hybridMultilevel"/>
    <w:tmpl w:val="27A2C16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DA2A91"/>
    <w:multiLevelType w:val="multilevel"/>
    <w:tmpl w:val="59E2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90B27"/>
    <w:multiLevelType w:val="hybridMultilevel"/>
    <w:tmpl w:val="EE6AE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FD44EA"/>
    <w:multiLevelType w:val="multilevel"/>
    <w:tmpl w:val="F580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191723"/>
    <w:multiLevelType w:val="multilevel"/>
    <w:tmpl w:val="7E3AF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4345EA"/>
    <w:multiLevelType w:val="multilevel"/>
    <w:tmpl w:val="EF66C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F15951"/>
    <w:multiLevelType w:val="multilevel"/>
    <w:tmpl w:val="7578F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A9055D"/>
    <w:multiLevelType w:val="multilevel"/>
    <w:tmpl w:val="D7AA4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DD4B39"/>
    <w:multiLevelType w:val="multilevel"/>
    <w:tmpl w:val="3FF408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6744EDF"/>
    <w:multiLevelType w:val="multilevel"/>
    <w:tmpl w:val="1968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194D13"/>
    <w:multiLevelType w:val="multilevel"/>
    <w:tmpl w:val="43CE81C6"/>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8223C8E"/>
    <w:multiLevelType w:val="multilevel"/>
    <w:tmpl w:val="A6C460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E74180"/>
    <w:multiLevelType w:val="multilevel"/>
    <w:tmpl w:val="06ECF94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09E30617"/>
    <w:multiLevelType w:val="multilevel"/>
    <w:tmpl w:val="BF163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A883DF4"/>
    <w:multiLevelType w:val="multilevel"/>
    <w:tmpl w:val="E178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813D8D"/>
    <w:multiLevelType w:val="multilevel"/>
    <w:tmpl w:val="0F660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E7388A"/>
    <w:multiLevelType w:val="multilevel"/>
    <w:tmpl w:val="83D0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A24912"/>
    <w:multiLevelType w:val="hybridMultilevel"/>
    <w:tmpl w:val="E7901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4390AE1"/>
    <w:multiLevelType w:val="multilevel"/>
    <w:tmpl w:val="2AFA0FB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15267692"/>
    <w:multiLevelType w:val="multilevel"/>
    <w:tmpl w:val="A6C460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9E4878"/>
    <w:multiLevelType w:val="multilevel"/>
    <w:tmpl w:val="C056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3A1470"/>
    <w:multiLevelType w:val="multilevel"/>
    <w:tmpl w:val="75DA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506098"/>
    <w:multiLevelType w:val="multilevel"/>
    <w:tmpl w:val="D6AC1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8E62A7"/>
    <w:multiLevelType w:val="multilevel"/>
    <w:tmpl w:val="EC1A5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930CFE"/>
    <w:multiLevelType w:val="multilevel"/>
    <w:tmpl w:val="1F0467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C300259"/>
    <w:multiLevelType w:val="multilevel"/>
    <w:tmpl w:val="7BD2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0F7587"/>
    <w:multiLevelType w:val="multilevel"/>
    <w:tmpl w:val="F7E80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DB0250E"/>
    <w:multiLevelType w:val="multilevel"/>
    <w:tmpl w:val="8FA09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5A16F9"/>
    <w:multiLevelType w:val="multilevel"/>
    <w:tmpl w:val="00F8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B377E7"/>
    <w:multiLevelType w:val="multilevel"/>
    <w:tmpl w:val="76DE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27568A"/>
    <w:multiLevelType w:val="multilevel"/>
    <w:tmpl w:val="7CAE8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43122"/>
    <w:multiLevelType w:val="multilevel"/>
    <w:tmpl w:val="444A413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2" w15:restartNumberingAfterBreak="0">
    <w:nsid w:val="20481655"/>
    <w:multiLevelType w:val="multilevel"/>
    <w:tmpl w:val="C8863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0550337"/>
    <w:multiLevelType w:val="multilevel"/>
    <w:tmpl w:val="E7380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11B4BC5"/>
    <w:multiLevelType w:val="multilevel"/>
    <w:tmpl w:val="3154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754BD0"/>
    <w:multiLevelType w:val="multilevel"/>
    <w:tmpl w:val="2DD8FB6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15:restartNumberingAfterBreak="0">
    <w:nsid w:val="22276EF6"/>
    <w:multiLevelType w:val="multilevel"/>
    <w:tmpl w:val="A6C460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35773FE"/>
    <w:multiLevelType w:val="multilevel"/>
    <w:tmpl w:val="70ACF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47D17A6"/>
    <w:multiLevelType w:val="multilevel"/>
    <w:tmpl w:val="E7DA1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FB23BB"/>
    <w:multiLevelType w:val="multilevel"/>
    <w:tmpl w:val="112E7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1636D8"/>
    <w:multiLevelType w:val="hybridMultilevel"/>
    <w:tmpl w:val="8210262A"/>
    <w:lvl w:ilvl="0" w:tplc="8B386D3E">
      <w:start w:val="1"/>
      <w:numFmt w:val="bullet"/>
      <w:lvlText w:val=""/>
      <w:lvlJc w:val="left"/>
      <w:pPr>
        <w:ind w:left="2880" w:hanging="360"/>
      </w:pPr>
      <w:rPr>
        <w:rFonts w:ascii="Symbol" w:hAnsi="Symbol"/>
      </w:rPr>
    </w:lvl>
    <w:lvl w:ilvl="1" w:tplc="6862EC40">
      <w:start w:val="1"/>
      <w:numFmt w:val="bullet"/>
      <w:lvlText w:val=""/>
      <w:lvlJc w:val="left"/>
      <w:pPr>
        <w:ind w:left="2880" w:hanging="360"/>
      </w:pPr>
      <w:rPr>
        <w:rFonts w:ascii="Symbol" w:hAnsi="Symbol"/>
      </w:rPr>
    </w:lvl>
    <w:lvl w:ilvl="2" w:tplc="DB969B38">
      <w:start w:val="1"/>
      <w:numFmt w:val="bullet"/>
      <w:lvlText w:val=""/>
      <w:lvlJc w:val="left"/>
      <w:pPr>
        <w:ind w:left="2880" w:hanging="360"/>
      </w:pPr>
      <w:rPr>
        <w:rFonts w:ascii="Symbol" w:hAnsi="Symbol"/>
      </w:rPr>
    </w:lvl>
    <w:lvl w:ilvl="3" w:tplc="3DD45D06">
      <w:start w:val="1"/>
      <w:numFmt w:val="bullet"/>
      <w:lvlText w:val=""/>
      <w:lvlJc w:val="left"/>
      <w:pPr>
        <w:ind w:left="2880" w:hanging="360"/>
      </w:pPr>
      <w:rPr>
        <w:rFonts w:ascii="Symbol" w:hAnsi="Symbol"/>
      </w:rPr>
    </w:lvl>
    <w:lvl w:ilvl="4" w:tplc="270C5C24">
      <w:start w:val="1"/>
      <w:numFmt w:val="bullet"/>
      <w:lvlText w:val=""/>
      <w:lvlJc w:val="left"/>
      <w:pPr>
        <w:ind w:left="2880" w:hanging="360"/>
      </w:pPr>
      <w:rPr>
        <w:rFonts w:ascii="Symbol" w:hAnsi="Symbol"/>
      </w:rPr>
    </w:lvl>
    <w:lvl w:ilvl="5" w:tplc="4B02F2EA">
      <w:start w:val="1"/>
      <w:numFmt w:val="bullet"/>
      <w:lvlText w:val=""/>
      <w:lvlJc w:val="left"/>
      <w:pPr>
        <w:ind w:left="2880" w:hanging="360"/>
      </w:pPr>
      <w:rPr>
        <w:rFonts w:ascii="Symbol" w:hAnsi="Symbol"/>
      </w:rPr>
    </w:lvl>
    <w:lvl w:ilvl="6" w:tplc="C430E84C">
      <w:start w:val="1"/>
      <w:numFmt w:val="bullet"/>
      <w:lvlText w:val=""/>
      <w:lvlJc w:val="left"/>
      <w:pPr>
        <w:ind w:left="2880" w:hanging="360"/>
      </w:pPr>
      <w:rPr>
        <w:rFonts w:ascii="Symbol" w:hAnsi="Symbol"/>
      </w:rPr>
    </w:lvl>
    <w:lvl w:ilvl="7" w:tplc="5882E5A8">
      <w:start w:val="1"/>
      <w:numFmt w:val="bullet"/>
      <w:lvlText w:val=""/>
      <w:lvlJc w:val="left"/>
      <w:pPr>
        <w:ind w:left="2880" w:hanging="360"/>
      </w:pPr>
      <w:rPr>
        <w:rFonts w:ascii="Symbol" w:hAnsi="Symbol"/>
      </w:rPr>
    </w:lvl>
    <w:lvl w:ilvl="8" w:tplc="EC0ABE68">
      <w:start w:val="1"/>
      <w:numFmt w:val="bullet"/>
      <w:lvlText w:val=""/>
      <w:lvlJc w:val="left"/>
      <w:pPr>
        <w:ind w:left="2880" w:hanging="360"/>
      </w:pPr>
      <w:rPr>
        <w:rFonts w:ascii="Symbol" w:hAnsi="Symbol"/>
      </w:rPr>
    </w:lvl>
  </w:abstractNum>
  <w:abstractNum w:abstractNumId="41" w15:restartNumberingAfterBreak="0">
    <w:nsid w:val="2EAE10F9"/>
    <w:multiLevelType w:val="multilevel"/>
    <w:tmpl w:val="A6DE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3C2A55"/>
    <w:multiLevelType w:val="multilevel"/>
    <w:tmpl w:val="6E123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FA0165"/>
    <w:multiLevelType w:val="multilevel"/>
    <w:tmpl w:val="557AA50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3"/>
      <w:numFmt w:val="upp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B62016"/>
    <w:multiLevelType w:val="multilevel"/>
    <w:tmpl w:val="5710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3DD55C0"/>
    <w:multiLevelType w:val="multilevel"/>
    <w:tmpl w:val="F16A3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400190C"/>
    <w:multiLevelType w:val="multilevel"/>
    <w:tmpl w:val="21DA1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5AB1EA1"/>
    <w:multiLevelType w:val="multilevel"/>
    <w:tmpl w:val="6FCE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272B44"/>
    <w:multiLevelType w:val="multilevel"/>
    <w:tmpl w:val="3FD40C2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36481BCB"/>
    <w:multiLevelType w:val="multilevel"/>
    <w:tmpl w:val="EEB64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645C96"/>
    <w:multiLevelType w:val="multilevel"/>
    <w:tmpl w:val="642EC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73363D8"/>
    <w:multiLevelType w:val="hybridMultilevel"/>
    <w:tmpl w:val="5E66FB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37CF4AF6"/>
    <w:multiLevelType w:val="multilevel"/>
    <w:tmpl w:val="F48AD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8832EAD"/>
    <w:multiLevelType w:val="multilevel"/>
    <w:tmpl w:val="B98EF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BD04AB0"/>
    <w:multiLevelType w:val="hybridMultilevel"/>
    <w:tmpl w:val="20A494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3F381717"/>
    <w:multiLevelType w:val="hybridMultilevel"/>
    <w:tmpl w:val="1B46B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F6F4E0E"/>
    <w:multiLevelType w:val="multilevel"/>
    <w:tmpl w:val="6D84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1E2B07"/>
    <w:multiLevelType w:val="multilevel"/>
    <w:tmpl w:val="AE06C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392690"/>
    <w:multiLevelType w:val="multilevel"/>
    <w:tmpl w:val="4728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186312"/>
    <w:multiLevelType w:val="multilevel"/>
    <w:tmpl w:val="0CA8E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5452E8C"/>
    <w:multiLevelType w:val="multilevel"/>
    <w:tmpl w:val="F5EE2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54B080C"/>
    <w:multiLevelType w:val="multilevel"/>
    <w:tmpl w:val="D834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6ED2F63"/>
    <w:multiLevelType w:val="multilevel"/>
    <w:tmpl w:val="60DC2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6FA29C8"/>
    <w:multiLevelType w:val="multilevel"/>
    <w:tmpl w:val="492438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7BB01E7"/>
    <w:multiLevelType w:val="multilevel"/>
    <w:tmpl w:val="5986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3C6D36"/>
    <w:multiLevelType w:val="multilevel"/>
    <w:tmpl w:val="DD56C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90C0433"/>
    <w:multiLevelType w:val="multilevel"/>
    <w:tmpl w:val="84D42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A1A19AC"/>
    <w:multiLevelType w:val="multilevel"/>
    <w:tmpl w:val="14A2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AB1A85"/>
    <w:multiLevelType w:val="multilevel"/>
    <w:tmpl w:val="39A83FA8"/>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9" w15:restartNumberingAfterBreak="0">
    <w:nsid w:val="4D481AFF"/>
    <w:multiLevelType w:val="multilevel"/>
    <w:tmpl w:val="9A089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FD1944"/>
    <w:multiLevelType w:val="multilevel"/>
    <w:tmpl w:val="03BCA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EFB4C18"/>
    <w:multiLevelType w:val="multilevel"/>
    <w:tmpl w:val="FA78735A"/>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2" w15:restartNumberingAfterBreak="0">
    <w:nsid w:val="4FE70C6E"/>
    <w:multiLevelType w:val="multilevel"/>
    <w:tmpl w:val="169CB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0D22DF"/>
    <w:multiLevelType w:val="multilevel"/>
    <w:tmpl w:val="137C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1C529A7"/>
    <w:multiLevelType w:val="multilevel"/>
    <w:tmpl w:val="467218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4894354"/>
    <w:multiLevelType w:val="multilevel"/>
    <w:tmpl w:val="50C65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59C0C80"/>
    <w:multiLevelType w:val="multilevel"/>
    <w:tmpl w:val="8988D0B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7" w15:restartNumberingAfterBreak="0">
    <w:nsid w:val="562B6E4E"/>
    <w:multiLevelType w:val="multilevel"/>
    <w:tmpl w:val="C8E2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9D0359"/>
    <w:multiLevelType w:val="multilevel"/>
    <w:tmpl w:val="64EC2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856167A"/>
    <w:multiLevelType w:val="hybridMultilevel"/>
    <w:tmpl w:val="D72E7C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58E9359B"/>
    <w:multiLevelType w:val="hybridMultilevel"/>
    <w:tmpl w:val="6D40B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9670088"/>
    <w:multiLevelType w:val="multilevel"/>
    <w:tmpl w:val="1598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C59071E"/>
    <w:multiLevelType w:val="multilevel"/>
    <w:tmpl w:val="8C04F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0502BD7"/>
    <w:multiLevelType w:val="multilevel"/>
    <w:tmpl w:val="47F4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09D435E"/>
    <w:multiLevelType w:val="multilevel"/>
    <w:tmpl w:val="7A904D94"/>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85" w15:restartNumberingAfterBreak="0">
    <w:nsid w:val="617A5905"/>
    <w:multiLevelType w:val="multilevel"/>
    <w:tmpl w:val="DB1C7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6255D40"/>
    <w:multiLevelType w:val="hybridMultilevel"/>
    <w:tmpl w:val="6EEE3FBA"/>
    <w:lvl w:ilvl="0" w:tplc="261C46FA">
      <w:start w:val="1"/>
      <w:numFmt w:val="bullet"/>
      <w:lvlText w:val=""/>
      <w:lvlJc w:val="left"/>
      <w:pPr>
        <w:ind w:left="1080" w:hanging="360"/>
      </w:pPr>
      <w:rPr>
        <w:rFonts w:ascii="Symbol" w:hAnsi="Symbol"/>
      </w:rPr>
    </w:lvl>
    <w:lvl w:ilvl="1" w:tplc="5268F0EA">
      <w:start w:val="1"/>
      <w:numFmt w:val="bullet"/>
      <w:lvlText w:val=""/>
      <w:lvlJc w:val="left"/>
      <w:pPr>
        <w:ind w:left="1080" w:hanging="360"/>
      </w:pPr>
      <w:rPr>
        <w:rFonts w:ascii="Symbol" w:hAnsi="Symbol"/>
      </w:rPr>
    </w:lvl>
    <w:lvl w:ilvl="2" w:tplc="D0F6F390">
      <w:start w:val="1"/>
      <w:numFmt w:val="bullet"/>
      <w:lvlText w:val=""/>
      <w:lvlJc w:val="left"/>
      <w:pPr>
        <w:ind w:left="1080" w:hanging="360"/>
      </w:pPr>
      <w:rPr>
        <w:rFonts w:ascii="Symbol" w:hAnsi="Symbol"/>
      </w:rPr>
    </w:lvl>
    <w:lvl w:ilvl="3" w:tplc="858EFC6C">
      <w:start w:val="1"/>
      <w:numFmt w:val="bullet"/>
      <w:lvlText w:val=""/>
      <w:lvlJc w:val="left"/>
      <w:pPr>
        <w:ind w:left="1080" w:hanging="360"/>
      </w:pPr>
      <w:rPr>
        <w:rFonts w:ascii="Symbol" w:hAnsi="Symbol"/>
      </w:rPr>
    </w:lvl>
    <w:lvl w:ilvl="4" w:tplc="42E6E522">
      <w:start w:val="1"/>
      <w:numFmt w:val="bullet"/>
      <w:lvlText w:val=""/>
      <w:lvlJc w:val="left"/>
      <w:pPr>
        <w:ind w:left="1080" w:hanging="360"/>
      </w:pPr>
      <w:rPr>
        <w:rFonts w:ascii="Symbol" w:hAnsi="Symbol"/>
      </w:rPr>
    </w:lvl>
    <w:lvl w:ilvl="5" w:tplc="EFC88660">
      <w:start w:val="1"/>
      <w:numFmt w:val="bullet"/>
      <w:lvlText w:val=""/>
      <w:lvlJc w:val="left"/>
      <w:pPr>
        <w:ind w:left="1080" w:hanging="360"/>
      </w:pPr>
      <w:rPr>
        <w:rFonts w:ascii="Symbol" w:hAnsi="Symbol"/>
      </w:rPr>
    </w:lvl>
    <w:lvl w:ilvl="6" w:tplc="B1F23534">
      <w:start w:val="1"/>
      <w:numFmt w:val="bullet"/>
      <w:lvlText w:val=""/>
      <w:lvlJc w:val="left"/>
      <w:pPr>
        <w:ind w:left="1080" w:hanging="360"/>
      </w:pPr>
      <w:rPr>
        <w:rFonts w:ascii="Symbol" w:hAnsi="Symbol"/>
      </w:rPr>
    </w:lvl>
    <w:lvl w:ilvl="7" w:tplc="597C5B54">
      <w:start w:val="1"/>
      <w:numFmt w:val="bullet"/>
      <w:lvlText w:val=""/>
      <w:lvlJc w:val="left"/>
      <w:pPr>
        <w:ind w:left="1080" w:hanging="360"/>
      </w:pPr>
      <w:rPr>
        <w:rFonts w:ascii="Symbol" w:hAnsi="Symbol"/>
      </w:rPr>
    </w:lvl>
    <w:lvl w:ilvl="8" w:tplc="FF2E1F7E">
      <w:start w:val="1"/>
      <w:numFmt w:val="bullet"/>
      <w:lvlText w:val=""/>
      <w:lvlJc w:val="left"/>
      <w:pPr>
        <w:ind w:left="1080" w:hanging="360"/>
      </w:pPr>
      <w:rPr>
        <w:rFonts w:ascii="Symbol" w:hAnsi="Symbol"/>
      </w:rPr>
    </w:lvl>
  </w:abstractNum>
  <w:abstractNum w:abstractNumId="87" w15:restartNumberingAfterBreak="0">
    <w:nsid w:val="6A516BC5"/>
    <w:multiLevelType w:val="multilevel"/>
    <w:tmpl w:val="7A5C9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AD77F22"/>
    <w:multiLevelType w:val="multilevel"/>
    <w:tmpl w:val="2DD8FB68"/>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9" w15:restartNumberingAfterBreak="0">
    <w:nsid w:val="6B346D8C"/>
    <w:multiLevelType w:val="multilevel"/>
    <w:tmpl w:val="E28EF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B893683"/>
    <w:multiLevelType w:val="hybridMultilevel"/>
    <w:tmpl w:val="D992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CDF75DC"/>
    <w:multiLevelType w:val="multilevel"/>
    <w:tmpl w:val="8B387DB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92" w15:restartNumberingAfterBreak="0">
    <w:nsid w:val="6DA92B06"/>
    <w:multiLevelType w:val="multilevel"/>
    <w:tmpl w:val="93D4A6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E8711A9"/>
    <w:multiLevelType w:val="multilevel"/>
    <w:tmpl w:val="62D0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E8C3BE5"/>
    <w:multiLevelType w:val="multilevel"/>
    <w:tmpl w:val="AC2CAED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5" w15:restartNumberingAfterBreak="0">
    <w:nsid w:val="6EB908B2"/>
    <w:multiLevelType w:val="multilevel"/>
    <w:tmpl w:val="8BC47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0BD432B"/>
    <w:multiLevelType w:val="multilevel"/>
    <w:tmpl w:val="1160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45419C9"/>
    <w:multiLevelType w:val="multilevel"/>
    <w:tmpl w:val="F90AA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5EF28F6"/>
    <w:multiLevelType w:val="multilevel"/>
    <w:tmpl w:val="5EA2F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6D10150"/>
    <w:multiLevelType w:val="multilevel"/>
    <w:tmpl w:val="2ED89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6E91A47"/>
    <w:multiLevelType w:val="multilevel"/>
    <w:tmpl w:val="AA7CE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72636A2"/>
    <w:multiLevelType w:val="hybridMultilevel"/>
    <w:tmpl w:val="69344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80F1FC6"/>
    <w:multiLevelType w:val="multilevel"/>
    <w:tmpl w:val="3842C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99E7FD2"/>
    <w:multiLevelType w:val="hybridMultilevel"/>
    <w:tmpl w:val="3D08EBE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7A333C12"/>
    <w:multiLevelType w:val="multilevel"/>
    <w:tmpl w:val="878C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CB61775"/>
    <w:multiLevelType w:val="multilevel"/>
    <w:tmpl w:val="1A7C7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EFD0BF3"/>
    <w:multiLevelType w:val="multilevel"/>
    <w:tmpl w:val="33EC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F942B3"/>
    <w:multiLevelType w:val="multilevel"/>
    <w:tmpl w:val="04CE8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7103299">
    <w:abstractNumId w:val="103"/>
  </w:num>
  <w:num w:numId="2" w16cid:durableId="1391150889">
    <w:abstractNumId w:val="54"/>
  </w:num>
  <w:num w:numId="3" w16cid:durableId="7602596">
    <w:abstractNumId w:val="17"/>
  </w:num>
  <w:num w:numId="4" w16cid:durableId="1554152150">
    <w:abstractNumId w:val="51"/>
  </w:num>
  <w:num w:numId="5" w16cid:durableId="1430813412">
    <w:abstractNumId w:val="79"/>
  </w:num>
  <w:num w:numId="6" w16cid:durableId="330258749">
    <w:abstractNumId w:val="40"/>
  </w:num>
  <w:num w:numId="7" w16cid:durableId="190649734">
    <w:abstractNumId w:val="61"/>
  </w:num>
  <w:num w:numId="8" w16cid:durableId="645280709">
    <w:abstractNumId w:val="87"/>
  </w:num>
  <w:num w:numId="9" w16cid:durableId="2042822871">
    <w:abstractNumId w:val="64"/>
  </w:num>
  <w:num w:numId="10" w16cid:durableId="42795306">
    <w:abstractNumId w:val="96"/>
  </w:num>
  <w:num w:numId="11" w16cid:durableId="1545219635">
    <w:abstractNumId w:val="72"/>
  </w:num>
  <w:num w:numId="12" w16cid:durableId="268270787">
    <w:abstractNumId w:val="20"/>
  </w:num>
  <w:num w:numId="13" w16cid:durableId="293678584">
    <w:abstractNumId w:val="14"/>
  </w:num>
  <w:num w:numId="14" w16cid:durableId="1780294534">
    <w:abstractNumId w:val="43"/>
  </w:num>
  <w:num w:numId="15" w16cid:durableId="1463765314">
    <w:abstractNumId w:val="99"/>
  </w:num>
  <w:num w:numId="16" w16cid:durableId="141697135">
    <w:abstractNumId w:val="10"/>
  </w:num>
  <w:num w:numId="17" w16cid:durableId="36781541">
    <w:abstractNumId w:val="42"/>
  </w:num>
  <w:num w:numId="18" w16cid:durableId="669986997">
    <w:abstractNumId w:val="39"/>
  </w:num>
  <w:num w:numId="19" w16cid:durableId="129565972">
    <w:abstractNumId w:val="66"/>
  </w:num>
  <w:num w:numId="20" w16cid:durableId="1069496741">
    <w:abstractNumId w:val="9"/>
  </w:num>
  <w:num w:numId="21" w16cid:durableId="1855218904">
    <w:abstractNumId w:val="25"/>
  </w:num>
  <w:num w:numId="22" w16cid:durableId="2023430198">
    <w:abstractNumId w:val="93"/>
  </w:num>
  <w:num w:numId="23" w16cid:durableId="2082749133">
    <w:abstractNumId w:val="107"/>
  </w:num>
  <w:num w:numId="24" w16cid:durableId="873926711">
    <w:abstractNumId w:val="89"/>
  </w:num>
  <w:num w:numId="25" w16cid:durableId="839388246">
    <w:abstractNumId w:val="57"/>
  </w:num>
  <w:num w:numId="26" w16cid:durableId="1370297719">
    <w:abstractNumId w:val="106"/>
  </w:num>
  <w:num w:numId="27" w16cid:durableId="2001035979">
    <w:abstractNumId w:val="74"/>
  </w:num>
  <w:num w:numId="28" w16cid:durableId="1597859049">
    <w:abstractNumId w:val="69"/>
  </w:num>
  <w:num w:numId="29" w16cid:durableId="49152132">
    <w:abstractNumId w:val="8"/>
  </w:num>
  <w:num w:numId="30" w16cid:durableId="97600827">
    <w:abstractNumId w:val="92"/>
  </w:num>
  <w:num w:numId="31" w16cid:durableId="1901861048">
    <w:abstractNumId w:val="53"/>
  </w:num>
  <w:num w:numId="32" w16cid:durableId="1490366783">
    <w:abstractNumId w:val="98"/>
  </w:num>
  <w:num w:numId="33" w16cid:durableId="75058436">
    <w:abstractNumId w:val="60"/>
  </w:num>
  <w:num w:numId="34" w16cid:durableId="1886602162">
    <w:abstractNumId w:val="59"/>
  </w:num>
  <w:num w:numId="35" w16cid:durableId="251548225">
    <w:abstractNumId w:val="63"/>
  </w:num>
  <w:num w:numId="36" w16cid:durableId="176891031">
    <w:abstractNumId w:val="62"/>
  </w:num>
  <w:num w:numId="37" w16cid:durableId="1630013437">
    <w:abstractNumId w:val="104"/>
  </w:num>
  <w:num w:numId="38" w16cid:durableId="1740788900">
    <w:abstractNumId w:val="31"/>
  </w:num>
  <w:num w:numId="39" w16cid:durableId="1314069078">
    <w:abstractNumId w:val="84"/>
  </w:num>
  <w:num w:numId="40" w16cid:durableId="1667123723">
    <w:abstractNumId w:val="12"/>
  </w:num>
  <w:num w:numId="41" w16cid:durableId="1418478854">
    <w:abstractNumId w:val="71"/>
  </w:num>
  <w:num w:numId="42" w16cid:durableId="812143550">
    <w:abstractNumId w:val="68"/>
  </w:num>
  <w:num w:numId="43" w16cid:durableId="2114520016">
    <w:abstractNumId w:val="91"/>
  </w:num>
  <w:num w:numId="44" w16cid:durableId="548999232">
    <w:abstractNumId w:val="45"/>
  </w:num>
  <w:num w:numId="45" w16cid:durableId="1336810462">
    <w:abstractNumId w:val="85"/>
  </w:num>
  <w:num w:numId="46" w16cid:durableId="994065328">
    <w:abstractNumId w:val="44"/>
  </w:num>
  <w:num w:numId="47" w16cid:durableId="188491396">
    <w:abstractNumId w:val="1"/>
  </w:num>
  <w:num w:numId="48" w16cid:durableId="1111782002">
    <w:abstractNumId w:val="102"/>
  </w:num>
  <w:num w:numId="49" w16cid:durableId="976186779">
    <w:abstractNumId w:val="78"/>
  </w:num>
  <w:num w:numId="50" w16cid:durableId="1482045132">
    <w:abstractNumId w:val="13"/>
  </w:num>
  <w:num w:numId="51" w16cid:durableId="695303902">
    <w:abstractNumId w:val="24"/>
  </w:num>
  <w:num w:numId="52" w16cid:durableId="1271162029">
    <w:abstractNumId w:val="97"/>
  </w:num>
  <w:num w:numId="53" w16cid:durableId="352071594">
    <w:abstractNumId w:val="82"/>
  </w:num>
  <w:num w:numId="54" w16cid:durableId="1871870230">
    <w:abstractNumId w:val="4"/>
  </w:num>
  <w:num w:numId="55" w16cid:durableId="1107430124">
    <w:abstractNumId w:val="38"/>
  </w:num>
  <w:num w:numId="56" w16cid:durableId="1880626365">
    <w:abstractNumId w:val="16"/>
  </w:num>
  <w:num w:numId="57" w16cid:durableId="871841647">
    <w:abstractNumId w:val="67"/>
  </w:num>
  <w:num w:numId="58" w16cid:durableId="1067455581">
    <w:abstractNumId w:val="49"/>
  </w:num>
  <w:num w:numId="59" w16cid:durableId="1403410281">
    <w:abstractNumId w:val="88"/>
  </w:num>
  <w:num w:numId="60" w16cid:durableId="2131194361">
    <w:abstractNumId w:val="18"/>
  </w:num>
  <w:num w:numId="61" w16cid:durableId="2120954753">
    <w:abstractNumId w:val="46"/>
  </w:num>
  <w:num w:numId="62" w16cid:durableId="799373383">
    <w:abstractNumId w:val="35"/>
  </w:num>
  <w:num w:numId="63" w16cid:durableId="54360395">
    <w:abstractNumId w:val="30"/>
  </w:num>
  <w:num w:numId="64" w16cid:durableId="1631742591">
    <w:abstractNumId w:val="22"/>
  </w:num>
  <w:num w:numId="65" w16cid:durableId="280185248">
    <w:abstractNumId w:val="70"/>
  </w:num>
  <w:num w:numId="66" w16cid:durableId="1552886193">
    <w:abstractNumId w:val="52"/>
  </w:num>
  <w:num w:numId="67" w16cid:durableId="603730824">
    <w:abstractNumId w:val="27"/>
  </w:num>
  <w:num w:numId="68" w16cid:durableId="1045643480">
    <w:abstractNumId w:val="90"/>
  </w:num>
  <w:num w:numId="69" w16cid:durableId="869149193">
    <w:abstractNumId w:val="76"/>
  </w:num>
  <w:num w:numId="70" w16cid:durableId="374738468">
    <w:abstractNumId w:val="48"/>
  </w:num>
  <w:num w:numId="71" w16cid:durableId="291256785">
    <w:abstractNumId w:val="94"/>
  </w:num>
  <w:num w:numId="72" w16cid:durableId="1579241694">
    <w:abstractNumId w:val="95"/>
  </w:num>
  <w:num w:numId="73" w16cid:durableId="1968200892">
    <w:abstractNumId w:val="15"/>
  </w:num>
  <w:num w:numId="74" w16cid:durableId="664016422">
    <w:abstractNumId w:val="80"/>
  </w:num>
  <w:num w:numId="75" w16cid:durableId="2076274570">
    <w:abstractNumId w:val="3"/>
  </w:num>
  <w:num w:numId="76" w16cid:durableId="1407142706">
    <w:abstractNumId w:val="5"/>
  </w:num>
  <w:num w:numId="77" w16cid:durableId="1694379710">
    <w:abstractNumId w:val="7"/>
  </w:num>
  <w:num w:numId="78" w16cid:durableId="938485086">
    <w:abstractNumId w:val="105"/>
  </w:num>
  <w:num w:numId="79" w16cid:durableId="2046328286">
    <w:abstractNumId w:val="34"/>
  </w:num>
  <w:num w:numId="80" w16cid:durableId="626617787">
    <w:abstractNumId w:val="101"/>
  </w:num>
  <w:num w:numId="81" w16cid:durableId="1228686667">
    <w:abstractNumId w:val="83"/>
  </w:num>
  <w:num w:numId="82" w16cid:durableId="92939390">
    <w:abstractNumId w:val="55"/>
  </w:num>
  <w:num w:numId="83" w16cid:durableId="877932950">
    <w:abstractNumId w:val="0"/>
  </w:num>
  <w:num w:numId="84" w16cid:durableId="938608926">
    <w:abstractNumId w:val="2"/>
  </w:num>
  <w:num w:numId="85" w16cid:durableId="637883492">
    <w:abstractNumId w:val="21"/>
  </w:num>
  <w:num w:numId="86" w16cid:durableId="1321075420">
    <w:abstractNumId w:val="11"/>
  </w:num>
  <w:num w:numId="87" w16cid:durableId="1527407162">
    <w:abstractNumId w:val="36"/>
  </w:num>
  <w:num w:numId="88" w16cid:durableId="1733699322">
    <w:abstractNumId w:val="26"/>
  </w:num>
  <w:num w:numId="89" w16cid:durableId="1175002322">
    <w:abstractNumId w:val="41"/>
  </w:num>
  <w:num w:numId="90" w16cid:durableId="1777559242">
    <w:abstractNumId w:val="75"/>
  </w:num>
  <w:num w:numId="91" w16cid:durableId="248739783">
    <w:abstractNumId w:val="28"/>
  </w:num>
  <w:num w:numId="92" w16cid:durableId="666980825">
    <w:abstractNumId w:val="73"/>
  </w:num>
  <w:num w:numId="93" w16cid:durableId="1769349222">
    <w:abstractNumId w:val="58"/>
  </w:num>
  <w:num w:numId="94" w16cid:durableId="158348940">
    <w:abstractNumId w:val="47"/>
  </w:num>
  <w:num w:numId="95" w16cid:durableId="3020561">
    <w:abstractNumId w:val="56"/>
  </w:num>
  <w:num w:numId="96" w16cid:durableId="1088386202">
    <w:abstractNumId w:val="32"/>
  </w:num>
  <w:num w:numId="97" w16cid:durableId="1339306497">
    <w:abstractNumId w:val="19"/>
  </w:num>
  <w:num w:numId="98" w16cid:durableId="312639126">
    <w:abstractNumId w:val="37"/>
  </w:num>
  <w:num w:numId="99" w16cid:durableId="1738242950">
    <w:abstractNumId w:val="23"/>
  </w:num>
  <w:num w:numId="100" w16cid:durableId="720176383">
    <w:abstractNumId w:val="81"/>
  </w:num>
  <w:num w:numId="101" w16cid:durableId="701397224">
    <w:abstractNumId w:val="33"/>
  </w:num>
  <w:num w:numId="102" w16cid:durableId="2095738279">
    <w:abstractNumId w:val="65"/>
  </w:num>
  <w:num w:numId="103" w16cid:durableId="857277441">
    <w:abstractNumId w:val="29"/>
  </w:num>
  <w:num w:numId="104" w16cid:durableId="733505862">
    <w:abstractNumId w:val="77"/>
  </w:num>
  <w:num w:numId="105" w16cid:durableId="115107512">
    <w:abstractNumId w:val="100"/>
  </w:num>
  <w:num w:numId="106" w16cid:durableId="1975064659">
    <w:abstractNumId w:val="50"/>
  </w:num>
  <w:num w:numId="107" w16cid:durableId="1955750581">
    <w:abstractNumId w:val="6"/>
  </w:num>
  <w:num w:numId="108" w16cid:durableId="1202979684">
    <w:abstractNumId w:val="86"/>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rene Tsapara">
    <w15:presenceInfo w15:providerId="None" w15:userId="Irene Tsapara"/>
  </w15:person>
  <w15:person w15:author="Author">
    <w15:presenceInfo w15:providerId="None" w15:userId="Auth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NKkFAItbXeUtAAAA"/>
  </w:docVars>
  <w:rsids>
    <w:rsidRoot w:val="00887A22"/>
    <w:rsid w:val="00000584"/>
    <w:rsid w:val="000020FC"/>
    <w:rsid w:val="00002159"/>
    <w:rsid w:val="00002A1F"/>
    <w:rsid w:val="00010FF5"/>
    <w:rsid w:val="000137FC"/>
    <w:rsid w:val="000143F5"/>
    <w:rsid w:val="0001480B"/>
    <w:rsid w:val="00017B79"/>
    <w:rsid w:val="00017F42"/>
    <w:rsid w:val="0002033B"/>
    <w:rsid w:val="00021298"/>
    <w:rsid w:val="00021F27"/>
    <w:rsid w:val="00022405"/>
    <w:rsid w:val="000245AE"/>
    <w:rsid w:val="0002487D"/>
    <w:rsid w:val="00024EDB"/>
    <w:rsid w:val="0002559D"/>
    <w:rsid w:val="000262E0"/>
    <w:rsid w:val="00030EE0"/>
    <w:rsid w:val="0003441A"/>
    <w:rsid w:val="0003460E"/>
    <w:rsid w:val="00042D6E"/>
    <w:rsid w:val="000436D3"/>
    <w:rsid w:val="000447DE"/>
    <w:rsid w:val="00044C10"/>
    <w:rsid w:val="00046817"/>
    <w:rsid w:val="0004776B"/>
    <w:rsid w:val="00047EE6"/>
    <w:rsid w:val="00050176"/>
    <w:rsid w:val="0005307E"/>
    <w:rsid w:val="00053F19"/>
    <w:rsid w:val="00054959"/>
    <w:rsid w:val="00055ABE"/>
    <w:rsid w:val="00056181"/>
    <w:rsid w:val="00057898"/>
    <w:rsid w:val="000600E7"/>
    <w:rsid w:val="000606B8"/>
    <w:rsid w:val="00060F72"/>
    <w:rsid w:val="000621EE"/>
    <w:rsid w:val="000622E8"/>
    <w:rsid w:val="0006426F"/>
    <w:rsid w:val="00065185"/>
    <w:rsid w:val="0006641A"/>
    <w:rsid w:val="00071182"/>
    <w:rsid w:val="00071289"/>
    <w:rsid w:val="00073546"/>
    <w:rsid w:val="0007441D"/>
    <w:rsid w:val="0007748A"/>
    <w:rsid w:val="000774E7"/>
    <w:rsid w:val="00081CD5"/>
    <w:rsid w:val="00081EFB"/>
    <w:rsid w:val="00082F35"/>
    <w:rsid w:val="00084BF6"/>
    <w:rsid w:val="0008573A"/>
    <w:rsid w:val="00085A55"/>
    <w:rsid w:val="00087B47"/>
    <w:rsid w:val="0009082D"/>
    <w:rsid w:val="00090874"/>
    <w:rsid w:val="000925DF"/>
    <w:rsid w:val="00092D99"/>
    <w:rsid w:val="0009595F"/>
    <w:rsid w:val="00096688"/>
    <w:rsid w:val="00096903"/>
    <w:rsid w:val="00096975"/>
    <w:rsid w:val="00097068"/>
    <w:rsid w:val="000A0066"/>
    <w:rsid w:val="000A0A50"/>
    <w:rsid w:val="000A33DA"/>
    <w:rsid w:val="000A3683"/>
    <w:rsid w:val="000A37A4"/>
    <w:rsid w:val="000A53C4"/>
    <w:rsid w:val="000A5B90"/>
    <w:rsid w:val="000A7A17"/>
    <w:rsid w:val="000B1EDC"/>
    <w:rsid w:val="000B48FD"/>
    <w:rsid w:val="000B7DA1"/>
    <w:rsid w:val="000C03EB"/>
    <w:rsid w:val="000C3454"/>
    <w:rsid w:val="000C6657"/>
    <w:rsid w:val="000C6EE8"/>
    <w:rsid w:val="000D11AF"/>
    <w:rsid w:val="000D426D"/>
    <w:rsid w:val="000D4742"/>
    <w:rsid w:val="000D4B2E"/>
    <w:rsid w:val="000D4D4C"/>
    <w:rsid w:val="000D5D6C"/>
    <w:rsid w:val="000D61D1"/>
    <w:rsid w:val="000D62B6"/>
    <w:rsid w:val="000D6362"/>
    <w:rsid w:val="000E1B85"/>
    <w:rsid w:val="000E1EC6"/>
    <w:rsid w:val="000E2EE9"/>
    <w:rsid w:val="000E596E"/>
    <w:rsid w:val="000F0124"/>
    <w:rsid w:val="000F10CE"/>
    <w:rsid w:val="000F1135"/>
    <w:rsid w:val="000F70E7"/>
    <w:rsid w:val="000F741E"/>
    <w:rsid w:val="001001FA"/>
    <w:rsid w:val="00100DDE"/>
    <w:rsid w:val="0010238E"/>
    <w:rsid w:val="00102B91"/>
    <w:rsid w:val="00106075"/>
    <w:rsid w:val="00107685"/>
    <w:rsid w:val="0011360E"/>
    <w:rsid w:val="0011439B"/>
    <w:rsid w:val="00114C08"/>
    <w:rsid w:val="00115E54"/>
    <w:rsid w:val="00116489"/>
    <w:rsid w:val="0011756F"/>
    <w:rsid w:val="001209B3"/>
    <w:rsid w:val="00122444"/>
    <w:rsid w:val="00122F8C"/>
    <w:rsid w:val="00126472"/>
    <w:rsid w:val="001265C6"/>
    <w:rsid w:val="00130059"/>
    <w:rsid w:val="001310CB"/>
    <w:rsid w:val="001323B3"/>
    <w:rsid w:val="00136358"/>
    <w:rsid w:val="0013717E"/>
    <w:rsid w:val="001424F7"/>
    <w:rsid w:val="001447AE"/>
    <w:rsid w:val="00145DA3"/>
    <w:rsid w:val="00146FA9"/>
    <w:rsid w:val="0015022C"/>
    <w:rsid w:val="00152934"/>
    <w:rsid w:val="0015316A"/>
    <w:rsid w:val="0015334D"/>
    <w:rsid w:val="0015510E"/>
    <w:rsid w:val="00157144"/>
    <w:rsid w:val="00160832"/>
    <w:rsid w:val="00161C75"/>
    <w:rsid w:val="00163D84"/>
    <w:rsid w:val="00163FEF"/>
    <w:rsid w:val="00166260"/>
    <w:rsid w:val="001672D0"/>
    <w:rsid w:val="00167A42"/>
    <w:rsid w:val="00170F88"/>
    <w:rsid w:val="001723CF"/>
    <w:rsid w:val="00172620"/>
    <w:rsid w:val="0017341B"/>
    <w:rsid w:val="00173806"/>
    <w:rsid w:val="00177867"/>
    <w:rsid w:val="001814E4"/>
    <w:rsid w:val="00183789"/>
    <w:rsid w:val="001855E4"/>
    <w:rsid w:val="00186728"/>
    <w:rsid w:val="0018709E"/>
    <w:rsid w:val="001878D0"/>
    <w:rsid w:val="00191766"/>
    <w:rsid w:val="0019515F"/>
    <w:rsid w:val="00196B39"/>
    <w:rsid w:val="001A0BCE"/>
    <w:rsid w:val="001A0CED"/>
    <w:rsid w:val="001A0F17"/>
    <w:rsid w:val="001A3FB4"/>
    <w:rsid w:val="001A42D1"/>
    <w:rsid w:val="001A4679"/>
    <w:rsid w:val="001A4E74"/>
    <w:rsid w:val="001B0392"/>
    <w:rsid w:val="001B0FB8"/>
    <w:rsid w:val="001B1F3A"/>
    <w:rsid w:val="001B26EE"/>
    <w:rsid w:val="001B31CD"/>
    <w:rsid w:val="001B59AB"/>
    <w:rsid w:val="001B5F45"/>
    <w:rsid w:val="001B63B4"/>
    <w:rsid w:val="001B748F"/>
    <w:rsid w:val="001B7CEA"/>
    <w:rsid w:val="001C0E8E"/>
    <w:rsid w:val="001C1B53"/>
    <w:rsid w:val="001C4899"/>
    <w:rsid w:val="001C4A6B"/>
    <w:rsid w:val="001C50CE"/>
    <w:rsid w:val="001C5428"/>
    <w:rsid w:val="001C57EA"/>
    <w:rsid w:val="001C5D69"/>
    <w:rsid w:val="001D1B57"/>
    <w:rsid w:val="001D2FE3"/>
    <w:rsid w:val="001D4012"/>
    <w:rsid w:val="001E0E20"/>
    <w:rsid w:val="001E1D9E"/>
    <w:rsid w:val="001E364F"/>
    <w:rsid w:val="001F2EF9"/>
    <w:rsid w:val="001F3098"/>
    <w:rsid w:val="001F3ACE"/>
    <w:rsid w:val="001F5B40"/>
    <w:rsid w:val="001F75A4"/>
    <w:rsid w:val="001F7AF7"/>
    <w:rsid w:val="0021074F"/>
    <w:rsid w:val="00211609"/>
    <w:rsid w:val="002145F1"/>
    <w:rsid w:val="002149B1"/>
    <w:rsid w:val="00215C4A"/>
    <w:rsid w:val="002255D3"/>
    <w:rsid w:val="00227B11"/>
    <w:rsid w:val="00234284"/>
    <w:rsid w:val="00234AB5"/>
    <w:rsid w:val="00236306"/>
    <w:rsid w:val="00237114"/>
    <w:rsid w:val="00237644"/>
    <w:rsid w:val="00237B54"/>
    <w:rsid w:val="00237C49"/>
    <w:rsid w:val="00243751"/>
    <w:rsid w:val="0024547B"/>
    <w:rsid w:val="00245F64"/>
    <w:rsid w:val="00246DFF"/>
    <w:rsid w:val="00247D72"/>
    <w:rsid w:val="00255869"/>
    <w:rsid w:val="0025657D"/>
    <w:rsid w:val="00257A42"/>
    <w:rsid w:val="002613AE"/>
    <w:rsid w:val="00263A06"/>
    <w:rsid w:val="00263A87"/>
    <w:rsid w:val="002677A6"/>
    <w:rsid w:val="00267833"/>
    <w:rsid w:val="002750D1"/>
    <w:rsid w:val="00276B08"/>
    <w:rsid w:val="0028130F"/>
    <w:rsid w:val="00281C17"/>
    <w:rsid w:val="002820DE"/>
    <w:rsid w:val="002859D3"/>
    <w:rsid w:val="00285F60"/>
    <w:rsid w:val="00286D5E"/>
    <w:rsid w:val="00290A45"/>
    <w:rsid w:val="00291CA2"/>
    <w:rsid w:val="00292542"/>
    <w:rsid w:val="00293993"/>
    <w:rsid w:val="00297371"/>
    <w:rsid w:val="002974A1"/>
    <w:rsid w:val="002974EB"/>
    <w:rsid w:val="0029771D"/>
    <w:rsid w:val="002A01C3"/>
    <w:rsid w:val="002A0E83"/>
    <w:rsid w:val="002A1A29"/>
    <w:rsid w:val="002A1AB4"/>
    <w:rsid w:val="002A2168"/>
    <w:rsid w:val="002A25CE"/>
    <w:rsid w:val="002A2B6F"/>
    <w:rsid w:val="002A3E3C"/>
    <w:rsid w:val="002A40E4"/>
    <w:rsid w:val="002A46D1"/>
    <w:rsid w:val="002A4CD2"/>
    <w:rsid w:val="002A530B"/>
    <w:rsid w:val="002B5DF3"/>
    <w:rsid w:val="002B5F8E"/>
    <w:rsid w:val="002B6B03"/>
    <w:rsid w:val="002B79AE"/>
    <w:rsid w:val="002C033D"/>
    <w:rsid w:val="002C0A43"/>
    <w:rsid w:val="002C0B1F"/>
    <w:rsid w:val="002C104B"/>
    <w:rsid w:val="002C259A"/>
    <w:rsid w:val="002C26D3"/>
    <w:rsid w:val="002C5347"/>
    <w:rsid w:val="002C5E42"/>
    <w:rsid w:val="002C71CA"/>
    <w:rsid w:val="002C7BE6"/>
    <w:rsid w:val="002C7E88"/>
    <w:rsid w:val="002D096B"/>
    <w:rsid w:val="002D22BF"/>
    <w:rsid w:val="002D2E24"/>
    <w:rsid w:val="002D4093"/>
    <w:rsid w:val="002D4F28"/>
    <w:rsid w:val="002E3C38"/>
    <w:rsid w:val="002E3F78"/>
    <w:rsid w:val="002E3F9D"/>
    <w:rsid w:val="002F0256"/>
    <w:rsid w:val="002F0D4B"/>
    <w:rsid w:val="002F575E"/>
    <w:rsid w:val="002F59EF"/>
    <w:rsid w:val="00301EA5"/>
    <w:rsid w:val="0030217B"/>
    <w:rsid w:val="003023C6"/>
    <w:rsid w:val="003027E5"/>
    <w:rsid w:val="003042B0"/>
    <w:rsid w:val="003117A5"/>
    <w:rsid w:val="00312712"/>
    <w:rsid w:val="003139DA"/>
    <w:rsid w:val="003144CA"/>
    <w:rsid w:val="0031466F"/>
    <w:rsid w:val="00314926"/>
    <w:rsid w:val="00316744"/>
    <w:rsid w:val="00316CC1"/>
    <w:rsid w:val="00316F1D"/>
    <w:rsid w:val="00316F47"/>
    <w:rsid w:val="0031745F"/>
    <w:rsid w:val="00317B68"/>
    <w:rsid w:val="0032047C"/>
    <w:rsid w:val="0032208C"/>
    <w:rsid w:val="00322549"/>
    <w:rsid w:val="00325429"/>
    <w:rsid w:val="00325C4A"/>
    <w:rsid w:val="0032794E"/>
    <w:rsid w:val="00332391"/>
    <w:rsid w:val="00332538"/>
    <w:rsid w:val="0033371A"/>
    <w:rsid w:val="00334FDD"/>
    <w:rsid w:val="003359CD"/>
    <w:rsid w:val="00335F9C"/>
    <w:rsid w:val="0034258C"/>
    <w:rsid w:val="003455C6"/>
    <w:rsid w:val="00345922"/>
    <w:rsid w:val="00347841"/>
    <w:rsid w:val="003529F1"/>
    <w:rsid w:val="00352C63"/>
    <w:rsid w:val="003553B5"/>
    <w:rsid w:val="00355D15"/>
    <w:rsid w:val="003567B2"/>
    <w:rsid w:val="00356F3E"/>
    <w:rsid w:val="00357682"/>
    <w:rsid w:val="00357FAC"/>
    <w:rsid w:val="00361C43"/>
    <w:rsid w:val="0036576C"/>
    <w:rsid w:val="00366BA1"/>
    <w:rsid w:val="003739B2"/>
    <w:rsid w:val="00375797"/>
    <w:rsid w:val="003805C3"/>
    <w:rsid w:val="00380D26"/>
    <w:rsid w:val="00381405"/>
    <w:rsid w:val="00383073"/>
    <w:rsid w:val="003837E4"/>
    <w:rsid w:val="00384C8E"/>
    <w:rsid w:val="0038544F"/>
    <w:rsid w:val="003943A4"/>
    <w:rsid w:val="0039680A"/>
    <w:rsid w:val="00397771"/>
    <w:rsid w:val="003A3642"/>
    <w:rsid w:val="003A3E05"/>
    <w:rsid w:val="003A3FC9"/>
    <w:rsid w:val="003A4779"/>
    <w:rsid w:val="003A5061"/>
    <w:rsid w:val="003A6127"/>
    <w:rsid w:val="003A76C3"/>
    <w:rsid w:val="003B313B"/>
    <w:rsid w:val="003B3355"/>
    <w:rsid w:val="003B3586"/>
    <w:rsid w:val="003B423F"/>
    <w:rsid w:val="003B5A44"/>
    <w:rsid w:val="003B7577"/>
    <w:rsid w:val="003C1B73"/>
    <w:rsid w:val="003C3037"/>
    <w:rsid w:val="003C3FAC"/>
    <w:rsid w:val="003C4175"/>
    <w:rsid w:val="003C47C9"/>
    <w:rsid w:val="003C6382"/>
    <w:rsid w:val="003C66FF"/>
    <w:rsid w:val="003C7FA3"/>
    <w:rsid w:val="003D01DB"/>
    <w:rsid w:val="003D01EC"/>
    <w:rsid w:val="003D04DA"/>
    <w:rsid w:val="003D070A"/>
    <w:rsid w:val="003D2014"/>
    <w:rsid w:val="003D5132"/>
    <w:rsid w:val="003D5B69"/>
    <w:rsid w:val="003E4A12"/>
    <w:rsid w:val="003E5539"/>
    <w:rsid w:val="003E79CA"/>
    <w:rsid w:val="003F0F9A"/>
    <w:rsid w:val="003F1660"/>
    <w:rsid w:val="003F2371"/>
    <w:rsid w:val="003F5700"/>
    <w:rsid w:val="00402C2A"/>
    <w:rsid w:val="00411A0A"/>
    <w:rsid w:val="0041488C"/>
    <w:rsid w:val="00414E02"/>
    <w:rsid w:val="0041602B"/>
    <w:rsid w:val="00416113"/>
    <w:rsid w:val="00416412"/>
    <w:rsid w:val="00417474"/>
    <w:rsid w:val="00423C69"/>
    <w:rsid w:val="0042728B"/>
    <w:rsid w:val="00431A74"/>
    <w:rsid w:val="0043759D"/>
    <w:rsid w:val="0043776D"/>
    <w:rsid w:val="00437910"/>
    <w:rsid w:val="00444B74"/>
    <w:rsid w:val="00445C66"/>
    <w:rsid w:val="00446347"/>
    <w:rsid w:val="00447556"/>
    <w:rsid w:val="00451AE0"/>
    <w:rsid w:val="0045370A"/>
    <w:rsid w:val="004568F6"/>
    <w:rsid w:val="00456BC5"/>
    <w:rsid w:val="00456D00"/>
    <w:rsid w:val="00457802"/>
    <w:rsid w:val="00464701"/>
    <w:rsid w:val="004648CA"/>
    <w:rsid w:val="0046721F"/>
    <w:rsid w:val="004712BC"/>
    <w:rsid w:val="00471725"/>
    <w:rsid w:val="00473BB3"/>
    <w:rsid w:val="0048162C"/>
    <w:rsid w:val="0048353F"/>
    <w:rsid w:val="00483A1B"/>
    <w:rsid w:val="004845C6"/>
    <w:rsid w:val="00486BD5"/>
    <w:rsid w:val="004920CB"/>
    <w:rsid w:val="00496200"/>
    <w:rsid w:val="00496AF5"/>
    <w:rsid w:val="00497F97"/>
    <w:rsid w:val="004A10F3"/>
    <w:rsid w:val="004A1270"/>
    <w:rsid w:val="004A1A90"/>
    <w:rsid w:val="004A4404"/>
    <w:rsid w:val="004B0186"/>
    <w:rsid w:val="004B0C52"/>
    <w:rsid w:val="004B1F06"/>
    <w:rsid w:val="004B3B95"/>
    <w:rsid w:val="004B3EAE"/>
    <w:rsid w:val="004B4DE3"/>
    <w:rsid w:val="004B5485"/>
    <w:rsid w:val="004B5ACB"/>
    <w:rsid w:val="004C0EC1"/>
    <w:rsid w:val="004C59DB"/>
    <w:rsid w:val="004C694D"/>
    <w:rsid w:val="004C6DE7"/>
    <w:rsid w:val="004D3415"/>
    <w:rsid w:val="004D47F6"/>
    <w:rsid w:val="004D5E6E"/>
    <w:rsid w:val="004D6036"/>
    <w:rsid w:val="004D681A"/>
    <w:rsid w:val="004E193B"/>
    <w:rsid w:val="004E223D"/>
    <w:rsid w:val="004E2D25"/>
    <w:rsid w:val="004E3E62"/>
    <w:rsid w:val="004E6861"/>
    <w:rsid w:val="004E6C62"/>
    <w:rsid w:val="004F06FE"/>
    <w:rsid w:val="004F0B64"/>
    <w:rsid w:val="004F424F"/>
    <w:rsid w:val="004F426B"/>
    <w:rsid w:val="004F49FD"/>
    <w:rsid w:val="004F4A28"/>
    <w:rsid w:val="004F53AC"/>
    <w:rsid w:val="005008CB"/>
    <w:rsid w:val="00502051"/>
    <w:rsid w:val="0050543B"/>
    <w:rsid w:val="005057ED"/>
    <w:rsid w:val="005060AC"/>
    <w:rsid w:val="005076D8"/>
    <w:rsid w:val="00507982"/>
    <w:rsid w:val="00512C9D"/>
    <w:rsid w:val="00513766"/>
    <w:rsid w:val="005145FE"/>
    <w:rsid w:val="00515B97"/>
    <w:rsid w:val="00520639"/>
    <w:rsid w:val="00520726"/>
    <w:rsid w:val="005218F7"/>
    <w:rsid w:val="005221C5"/>
    <w:rsid w:val="005237FE"/>
    <w:rsid w:val="00524ABE"/>
    <w:rsid w:val="00525360"/>
    <w:rsid w:val="00530234"/>
    <w:rsid w:val="005305B1"/>
    <w:rsid w:val="00532318"/>
    <w:rsid w:val="00532DF9"/>
    <w:rsid w:val="005333AB"/>
    <w:rsid w:val="0053560B"/>
    <w:rsid w:val="00537DCD"/>
    <w:rsid w:val="0054029B"/>
    <w:rsid w:val="00541F0F"/>
    <w:rsid w:val="005422F4"/>
    <w:rsid w:val="0054297E"/>
    <w:rsid w:val="00543D0F"/>
    <w:rsid w:val="0054480B"/>
    <w:rsid w:val="00546F48"/>
    <w:rsid w:val="00547AA6"/>
    <w:rsid w:val="005521AA"/>
    <w:rsid w:val="0055400E"/>
    <w:rsid w:val="00554421"/>
    <w:rsid w:val="005546CC"/>
    <w:rsid w:val="005548FE"/>
    <w:rsid w:val="00557AAA"/>
    <w:rsid w:val="00563F22"/>
    <w:rsid w:val="00567956"/>
    <w:rsid w:val="00567BB8"/>
    <w:rsid w:val="005709E1"/>
    <w:rsid w:val="00570F01"/>
    <w:rsid w:val="0058058B"/>
    <w:rsid w:val="00581F7C"/>
    <w:rsid w:val="005829C2"/>
    <w:rsid w:val="00585244"/>
    <w:rsid w:val="00585B76"/>
    <w:rsid w:val="0058668C"/>
    <w:rsid w:val="005874FD"/>
    <w:rsid w:val="00587F09"/>
    <w:rsid w:val="005917F0"/>
    <w:rsid w:val="005919DC"/>
    <w:rsid w:val="005931F9"/>
    <w:rsid w:val="005969C0"/>
    <w:rsid w:val="005A2386"/>
    <w:rsid w:val="005A2743"/>
    <w:rsid w:val="005A3002"/>
    <w:rsid w:val="005A35E9"/>
    <w:rsid w:val="005A3B5A"/>
    <w:rsid w:val="005A5536"/>
    <w:rsid w:val="005A5EB1"/>
    <w:rsid w:val="005B550A"/>
    <w:rsid w:val="005B555C"/>
    <w:rsid w:val="005B5A43"/>
    <w:rsid w:val="005B6AFD"/>
    <w:rsid w:val="005C0E0A"/>
    <w:rsid w:val="005C1BA0"/>
    <w:rsid w:val="005C38A3"/>
    <w:rsid w:val="005C57F6"/>
    <w:rsid w:val="005C61E0"/>
    <w:rsid w:val="005D3D9D"/>
    <w:rsid w:val="005D5189"/>
    <w:rsid w:val="005D57E6"/>
    <w:rsid w:val="005D64EF"/>
    <w:rsid w:val="005D6C1D"/>
    <w:rsid w:val="005E2B77"/>
    <w:rsid w:val="005E3171"/>
    <w:rsid w:val="005E5C82"/>
    <w:rsid w:val="005E676B"/>
    <w:rsid w:val="005E6E4D"/>
    <w:rsid w:val="005E78D4"/>
    <w:rsid w:val="005F08C1"/>
    <w:rsid w:val="005F1096"/>
    <w:rsid w:val="005F1118"/>
    <w:rsid w:val="005F13D0"/>
    <w:rsid w:val="005F145D"/>
    <w:rsid w:val="005F1BD0"/>
    <w:rsid w:val="005F3496"/>
    <w:rsid w:val="005F3889"/>
    <w:rsid w:val="005F4B7E"/>
    <w:rsid w:val="005F60BE"/>
    <w:rsid w:val="005F74F5"/>
    <w:rsid w:val="005F7564"/>
    <w:rsid w:val="005F7AF0"/>
    <w:rsid w:val="006001DD"/>
    <w:rsid w:val="00600398"/>
    <w:rsid w:val="00601A33"/>
    <w:rsid w:val="0060264C"/>
    <w:rsid w:val="00602B21"/>
    <w:rsid w:val="006102F2"/>
    <w:rsid w:val="00611057"/>
    <w:rsid w:val="00611959"/>
    <w:rsid w:val="00612F9D"/>
    <w:rsid w:val="00613498"/>
    <w:rsid w:val="00614AD8"/>
    <w:rsid w:val="00617550"/>
    <w:rsid w:val="00621083"/>
    <w:rsid w:val="00621B7D"/>
    <w:rsid w:val="00627A48"/>
    <w:rsid w:val="00627FD2"/>
    <w:rsid w:val="00632205"/>
    <w:rsid w:val="00632BCE"/>
    <w:rsid w:val="00634503"/>
    <w:rsid w:val="00634884"/>
    <w:rsid w:val="00636A46"/>
    <w:rsid w:val="00640B63"/>
    <w:rsid w:val="00640B93"/>
    <w:rsid w:val="00642D6A"/>
    <w:rsid w:val="00643ED2"/>
    <w:rsid w:val="00643FEB"/>
    <w:rsid w:val="00644A07"/>
    <w:rsid w:val="00644A5A"/>
    <w:rsid w:val="00644C08"/>
    <w:rsid w:val="00647C03"/>
    <w:rsid w:val="006508A2"/>
    <w:rsid w:val="00650AEE"/>
    <w:rsid w:val="00651C72"/>
    <w:rsid w:val="00652B14"/>
    <w:rsid w:val="006563EC"/>
    <w:rsid w:val="00657C20"/>
    <w:rsid w:val="00657E24"/>
    <w:rsid w:val="00657F92"/>
    <w:rsid w:val="00662A09"/>
    <w:rsid w:val="00663633"/>
    <w:rsid w:val="006649E2"/>
    <w:rsid w:val="006679BE"/>
    <w:rsid w:val="0067047E"/>
    <w:rsid w:val="0067081F"/>
    <w:rsid w:val="00671253"/>
    <w:rsid w:val="006738D0"/>
    <w:rsid w:val="00674290"/>
    <w:rsid w:val="006762B7"/>
    <w:rsid w:val="00680AD6"/>
    <w:rsid w:val="00680C92"/>
    <w:rsid w:val="00681A05"/>
    <w:rsid w:val="00682536"/>
    <w:rsid w:val="0068342B"/>
    <w:rsid w:val="00683966"/>
    <w:rsid w:val="006839A7"/>
    <w:rsid w:val="00683AAA"/>
    <w:rsid w:val="006867BF"/>
    <w:rsid w:val="00686DEC"/>
    <w:rsid w:val="006934AA"/>
    <w:rsid w:val="00694480"/>
    <w:rsid w:val="00694AF8"/>
    <w:rsid w:val="006950B2"/>
    <w:rsid w:val="00695956"/>
    <w:rsid w:val="0069640B"/>
    <w:rsid w:val="006A0D87"/>
    <w:rsid w:val="006A11F4"/>
    <w:rsid w:val="006A1635"/>
    <w:rsid w:val="006A202A"/>
    <w:rsid w:val="006A319E"/>
    <w:rsid w:val="006A48CC"/>
    <w:rsid w:val="006A5813"/>
    <w:rsid w:val="006A7A01"/>
    <w:rsid w:val="006B2567"/>
    <w:rsid w:val="006B2F60"/>
    <w:rsid w:val="006B376A"/>
    <w:rsid w:val="006B38D1"/>
    <w:rsid w:val="006B4EFA"/>
    <w:rsid w:val="006B5832"/>
    <w:rsid w:val="006B5D72"/>
    <w:rsid w:val="006B74AB"/>
    <w:rsid w:val="006B759C"/>
    <w:rsid w:val="006C1396"/>
    <w:rsid w:val="006C1D7B"/>
    <w:rsid w:val="006C2599"/>
    <w:rsid w:val="006C330F"/>
    <w:rsid w:val="006C34F9"/>
    <w:rsid w:val="006C3678"/>
    <w:rsid w:val="006D09AA"/>
    <w:rsid w:val="006D2C08"/>
    <w:rsid w:val="006D3517"/>
    <w:rsid w:val="006D4E77"/>
    <w:rsid w:val="006D634D"/>
    <w:rsid w:val="006E4C1D"/>
    <w:rsid w:val="006E4ECD"/>
    <w:rsid w:val="006F0541"/>
    <w:rsid w:val="006F17E1"/>
    <w:rsid w:val="006F216F"/>
    <w:rsid w:val="006F3F31"/>
    <w:rsid w:val="006F4FA7"/>
    <w:rsid w:val="006F565B"/>
    <w:rsid w:val="006F79A0"/>
    <w:rsid w:val="006F79F1"/>
    <w:rsid w:val="006F7A8D"/>
    <w:rsid w:val="00701540"/>
    <w:rsid w:val="0070192C"/>
    <w:rsid w:val="00702C06"/>
    <w:rsid w:val="00702F22"/>
    <w:rsid w:val="007039F3"/>
    <w:rsid w:val="00704297"/>
    <w:rsid w:val="007050D1"/>
    <w:rsid w:val="00710106"/>
    <w:rsid w:val="00710630"/>
    <w:rsid w:val="007115A6"/>
    <w:rsid w:val="007132E1"/>
    <w:rsid w:val="00713616"/>
    <w:rsid w:val="00714148"/>
    <w:rsid w:val="00716524"/>
    <w:rsid w:val="007167FA"/>
    <w:rsid w:val="00716C58"/>
    <w:rsid w:val="00717B58"/>
    <w:rsid w:val="007224B3"/>
    <w:rsid w:val="00723E27"/>
    <w:rsid w:val="007254DC"/>
    <w:rsid w:val="00725AD1"/>
    <w:rsid w:val="00725AD3"/>
    <w:rsid w:val="00727D55"/>
    <w:rsid w:val="007320DF"/>
    <w:rsid w:val="00736832"/>
    <w:rsid w:val="00737795"/>
    <w:rsid w:val="0074246D"/>
    <w:rsid w:val="00746C83"/>
    <w:rsid w:val="0075058F"/>
    <w:rsid w:val="00750B06"/>
    <w:rsid w:val="0075142B"/>
    <w:rsid w:val="0075156D"/>
    <w:rsid w:val="00752598"/>
    <w:rsid w:val="00752DE7"/>
    <w:rsid w:val="007542FD"/>
    <w:rsid w:val="00754384"/>
    <w:rsid w:val="00755A98"/>
    <w:rsid w:val="007573D9"/>
    <w:rsid w:val="007607CC"/>
    <w:rsid w:val="00761763"/>
    <w:rsid w:val="00763B91"/>
    <w:rsid w:val="007640F1"/>
    <w:rsid w:val="00764BE8"/>
    <w:rsid w:val="00765ADD"/>
    <w:rsid w:val="00765CD0"/>
    <w:rsid w:val="00765E48"/>
    <w:rsid w:val="0076606C"/>
    <w:rsid w:val="00767176"/>
    <w:rsid w:val="0076725E"/>
    <w:rsid w:val="00771690"/>
    <w:rsid w:val="00771868"/>
    <w:rsid w:val="00772E37"/>
    <w:rsid w:val="00772F88"/>
    <w:rsid w:val="007746B9"/>
    <w:rsid w:val="00774E29"/>
    <w:rsid w:val="00775EA5"/>
    <w:rsid w:val="007770A1"/>
    <w:rsid w:val="00780E46"/>
    <w:rsid w:val="00784B7E"/>
    <w:rsid w:val="00787EB5"/>
    <w:rsid w:val="00791641"/>
    <w:rsid w:val="00793F65"/>
    <w:rsid w:val="00795508"/>
    <w:rsid w:val="007966F3"/>
    <w:rsid w:val="007978A4"/>
    <w:rsid w:val="00797A4C"/>
    <w:rsid w:val="007A023F"/>
    <w:rsid w:val="007A07B1"/>
    <w:rsid w:val="007A09ED"/>
    <w:rsid w:val="007A30D7"/>
    <w:rsid w:val="007A3985"/>
    <w:rsid w:val="007B05C8"/>
    <w:rsid w:val="007B08EE"/>
    <w:rsid w:val="007B0FF3"/>
    <w:rsid w:val="007B1BD5"/>
    <w:rsid w:val="007B24DA"/>
    <w:rsid w:val="007B2783"/>
    <w:rsid w:val="007B5F91"/>
    <w:rsid w:val="007B6685"/>
    <w:rsid w:val="007B6784"/>
    <w:rsid w:val="007B71F3"/>
    <w:rsid w:val="007C3DB5"/>
    <w:rsid w:val="007C474E"/>
    <w:rsid w:val="007C64BB"/>
    <w:rsid w:val="007C74A3"/>
    <w:rsid w:val="007D1B8A"/>
    <w:rsid w:val="007D3AED"/>
    <w:rsid w:val="007D4749"/>
    <w:rsid w:val="007D4DF0"/>
    <w:rsid w:val="007D58C8"/>
    <w:rsid w:val="007D5A13"/>
    <w:rsid w:val="007D5CFF"/>
    <w:rsid w:val="007D5E23"/>
    <w:rsid w:val="007D5EBE"/>
    <w:rsid w:val="007E255B"/>
    <w:rsid w:val="007E340A"/>
    <w:rsid w:val="007E3542"/>
    <w:rsid w:val="007E68EB"/>
    <w:rsid w:val="007E6B84"/>
    <w:rsid w:val="007E702B"/>
    <w:rsid w:val="007E7A6C"/>
    <w:rsid w:val="007F1C07"/>
    <w:rsid w:val="007F2702"/>
    <w:rsid w:val="007F3CE6"/>
    <w:rsid w:val="007F3DC5"/>
    <w:rsid w:val="007F54A2"/>
    <w:rsid w:val="007F5B61"/>
    <w:rsid w:val="00800948"/>
    <w:rsid w:val="00802B27"/>
    <w:rsid w:val="00803BCC"/>
    <w:rsid w:val="0080426A"/>
    <w:rsid w:val="00805C53"/>
    <w:rsid w:val="00810C0E"/>
    <w:rsid w:val="008119AB"/>
    <w:rsid w:val="00811EB5"/>
    <w:rsid w:val="00813DE8"/>
    <w:rsid w:val="0081503D"/>
    <w:rsid w:val="008163A4"/>
    <w:rsid w:val="00817069"/>
    <w:rsid w:val="00817BF6"/>
    <w:rsid w:val="00817DC6"/>
    <w:rsid w:val="0082071D"/>
    <w:rsid w:val="00823E1B"/>
    <w:rsid w:val="00827BC1"/>
    <w:rsid w:val="0083107B"/>
    <w:rsid w:val="00831167"/>
    <w:rsid w:val="00833389"/>
    <w:rsid w:val="00836B56"/>
    <w:rsid w:val="008370EE"/>
    <w:rsid w:val="00840E48"/>
    <w:rsid w:val="008442B6"/>
    <w:rsid w:val="00844EB4"/>
    <w:rsid w:val="00845771"/>
    <w:rsid w:val="0084664D"/>
    <w:rsid w:val="008508DD"/>
    <w:rsid w:val="0085131E"/>
    <w:rsid w:val="00851C4F"/>
    <w:rsid w:val="00853B0E"/>
    <w:rsid w:val="008542CD"/>
    <w:rsid w:val="0085554D"/>
    <w:rsid w:val="00855660"/>
    <w:rsid w:val="008556ED"/>
    <w:rsid w:val="00856313"/>
    <w:rsid w:val="0085723C"/>
    <w:rsid w:val="00860AE5"/>
    <w:rsid w:val="00861303"/>
    <w:rsid w:val="00866671"/>
    <w:rsid w:val="0086750C"/>
    <w:rsid w:val="00872D36"/>
    <w:rsid w:val="008763EA"/>
    <w:rsid w:val="00876573"/>
    <w:rsid w:val="008765DB"/>
    <w:rsid w:val="008801AE"/>
    <w:rsid w:val="00880BD1"/>
    <w:rsid w:val="00882093"/>
    <w:rsid w:val="008841D9"/>
    <w:rsid w:val="00884471"/>
    <w:rsid w:val="0088651E"/>
    <w:rsid w:val="00887A22"/>
    <w:rsid w:val="008903EC"/>
    <w:rsid w:val="00890B1E"/>
    <w:rsid w:val="0089325F"/>
    <w:rsid w:val="00893472"/>
    <w:rsid w:val="00894932"/>
    <w:rsid w:val="008953B4"/>
    <w:rsid w:val="00896800"/>
    <w:rsid w:val="00896F63"/>
    <w:rsid w:val="008A088F"/>
    <w:rsid w:val="008A1ADC"/>
    <w:rsid w:val="008A237A"/>
    <w:rsid w:val="008A257A"/>
    <w:rsid w:val="008A30B9"/>
    <w:rsid w:val="008A3237"/>
    <w:rsid w:val="008A382E"/>
    <w:rsid w:val="008A5ED9"/>
    <w:rsid w:val="008A656D"/>
    <w:rsid w:val="008B1357"/>
    <w:rsid w:val="008B4AB1"/>
    <w:rsid w:val="008B4FE7"/>
    <w:rsid w:val="008B64EF"/>
    <w:rsid w:val="008B66EB"/>
    <w:rsid w:val="008B7324"/>
    <w:rsid w:val="008C0895"/>
    <w:rsid w:val="008C17E1"/>
    <w:rsid w:val="008C42C6"/>
    <w:rsid w:val="008C4E23"/>
    <w:rsid w:val="008C638C"/>
    <w:rsid w:val="008C6BF1"/>
    <w:rsid w:val="008D1BDC"/>
    <w:rsid w:val="008D2877"/>
    <w:rsid w:val="008D28B2"/>
    <w:rsid w:val="008D3238"/>
    <w:rsid w:val="008D3EF2"/>
    <w:rsid w:val="008D4945"/>
    <w:rsid w:val="008D5494"/>
    <w:rsid w:val="008D6225"/>
    <w:rsid w:val="008F024D"/>
    <w:rsid w:val="008F176E"/>
    <w:rsid w:val="008F450F"/>
    <w:rsid w:val="008F5EFA"/>
    <w:rsid w:val="008F6F98"/>
    <w:rsid w:val="008F75B4"/>
    <w:rsid w:val="00900312"/>
    <w:rsid w:val="00905BE6"/>
    <w:rsid w:val="0090665F"/>
    <w:rsid w:val="009072A4"/>
    <w:rsid w:val="00910C47"/>
    <w:rsid w:val="00910C55"/>
    <w:rsid w:val="00913814"/>
    <w:rsid w:val="009150A0"/>
    <w:rsid w:val="009155DD"/>
    <w:rsid w:val="00915B47"/>
    <w:rsid w:val="0091745D"/>
    <w:rsid w:val="009175AC"/>
    <w:rsid w:val="00920C0E"/>
    <w:rsid w:val="00921606"/>
    <w:rsid w:val="0092259C"/>
    <w:rsid w:val="00923C31"/>
    <w:rsid w:val="009269EC"/>
    <w:rsid w:val="009272F8"/>
    <w:rsid w:val="00932472"/>
    <w:rsid w:val="00933C3F"/>
    <w:rsid w:val="00933F4C"/>
    <w:rsid w:val="009362DA"/>
    <w:rsid w:val="00943408"/>
    <w:rsid w:val="009434B3"/>
    <w:rsid w:val="0094411A"/>
    <w:rsid w:val="00944A24"/>
    <w:rsid w:val="00944ACE"/>
    <w:rsid w:val="00945B93"/>
    <w:rsid w:val="009508F6"/>
    <w:rsid w:val="009528D3"/>
    <w:rsid w:val="00953331"/>
    <w:rsid w:val="0095457A"/>
    <w:rsid w:val="0095551E"/>
    <w:rsid w:val="00957FD1"/>
    <w:rsid w:val="009600E4"/>
    <w:rsid w:val="00960CC3"/>
    <w:rsid w:val="00960D22"/>
    <w:rsid w:val="009665AC"/>
    <w:rsid w:val="00966EF7"/>
    <w:rsid w:val="00967CA1"/>
    <w:rsid w:val="009703AC"/>
    <w:rsid w:val="00971EC7"/>
    <w:rsid w:val="009722C7"/>
    <w:rsid w:val="0097322A"/>
    <w:rsid w:val="00974C62"/>
    <w:rsid w:val="009766CD"/>
    <w:rsid w:val="00980BAD"/>
    <w:rsid w:val="009814B2"/>
    <w:rsid w:val="00983606"/>
    <w:rsid w:val="00984462"/>
    <w:rsid w:val="009845F1"/>
    <w:rsid w:val="00990116"/>
    <w:rsid w:val="0099023C"/>
    <w:rsid w:val="00990B9D"/>
    <w:rsid w:val="00994C6A"/>
    <w:rsid w:val="00996370"/>
    <w:rsid w:val="009979C3"/>
    <w:rsid w:val="009A29B4"/>
    <w:rsid w:val="009A2BA8"/>
    <w:rsid w:val="009A2EB8"/>
    <w:rsid w:val="009A41D7"/>
    <w:rsid w:val="009A5576"/>
    <w:rsid w:val="009A5606"/>
    <w:rsid w:val="009A657E"/>
    <w:rsid w:val="009B1947"/>
    <w:rsid w:val="009B521D"/>
    <w:rsid w:val="009B5DA1"/>
    <w:rsid w:val="009C3643"/>
    <w:rsid w:val="009C3A09"/>
    <w:rsid w:val="009C449B"/>
    <w:rsid w:val="009C6223"/>
    <w:rsid w:val="009C6CAE"/>
    <w:rsid w:val="009C7A6A"/>
    <w:rsid w:val="009C7BA2"/>
    <w:rsid w:val="009C7EF0"/>
    <w:rsid w:val="009D093D"/>
    <w:rsid w:val="009D4A50"/>
    <w:rsid w:val="009D55BA"/>
    <w:rsid w:val="009E02D8"/>
    <w:rsid w:val="009E209D"/>
    <w:rsid w:val="009E2483"/>
    <w:rsid w:val="009E2802"/>
    <w:rsid w:val="009E6683"/>
    <w:rsid w:val="009E76B3"/>
    <w:rsid w:val="009F32EC"/>
    <w:rsid w:val="009F357A"/>
    <w:rsid w:val="009F4F4D"/>
    <w:rsid w:val="009F55A7"/>
    <w:rsid w:val="009F5A1E"/>
    <w:rsid w:val="009F7088"/>
    <w:rsid w:val="00A01894"/>
    <w:rsid w:val="00A018BF"/>
    <w:rsid w:val="00A02308"/>
    <w:rsid w:val="00A11B75"/>
    <w:rsid w:val="00A11DC4"/>
    <w:rsid w:val="00A13794"/>
    <w:rsid w:val="00A1461A"/>
    <w:rsid w:val="00A205BB"/>
    <w:rsid w:val="00A2219E"/>
    <w:rsid w:val="00A223AE"/>
    <w:rsid w:val="00A25FEB"/>
    <w:rsid w:val="00A27985"/>
    <w:rsid w:val="00A27A58"/>
    <w:rsid w:val="00A30D23"/>
    <w:rsid w:val="00A31776"/>
    <w:rsid w:val="00A3270E"/>
    <w:rsid w:val="00A33599"/>
    <w:rsid w:val="00A35967"/>
    <w:rsid w:val="00A35EE1"/>
    <w:rsid w:val="00A36B2C"/>
    <w:rsid w:val="00A375B7"/>
    <w:rsid w:val="00A40167"/>
    <w:rsid w:val="00A4025A"/>
    <w:rsid w:val="00A43DD9"/>
    <w:rsid w:val="00A448DA"/>
    <w:rsid w:val="00A45E6B"/>
    <w:rsid w:val="00A46125"/>
    <w:rsid w:val="00A4622B"/>
    <w:rsid w:val="00A5217D"/>
    <w:rsid w:val="00A523F3"/>
    <w:rsid w:val="00A52D5C"/>
    <w:rsid w:val="00A53176"/>
    <w:rsid w:val="00A536D1"/>
    <w:rsid w:val="00A53DA1"/>
    <w:rsid w:val="00A555F3"/>
    <w:rsid w:val="00A55772"/>
    <w:rsid w:val="00A55AED"/>
    <w:rsid w:val="00A564EF"/>
    <w:rsid w:val="00A56AE9"/>
    <w:rsid w:val="00A57ABF"/>
    <w:rsid w:val="00A57B0A"/>
    <w:rsid w:val="00A61B52"/>
    <w:rsid w:val="00A62E76"/>
    <w:rsid w:val="00A65969"/>
    <w:rsid w:val="00A6716A"/>
    <w:rsid w:val="00A70B05"/>
    <w:rsid w:val="00A70E09"/>
    <w:rsid w:val="00A71008"/>
    <w:rsid w:val="00A74F97"/>
    <w:rsid w:val="00A7558C"/>
    <w:rsid w:val="00A77423"/>
    <w:rsid w:val="00A81FCB"/>
    <w:rsid w:val="00A82120"/>
    <w:rsid w:val="00A8271F"/>
    <w:rsid w:val="00A827DA"/>
    <w:rsid w:val="00A84065"/>
    <w:rsid w:val="00A842F7"/>
    <w:rsid w:val="00A90A5A"/>
    <w:rsid w:val="00A92FE5"/>
    <w:rsid w:val="00A93FAA"/>
    <w:rsid w:val="00A957E5"/>
    <w:rsid w:val="00A961F0"/>
    <w:rsid w:val="00A966D6"/>
    <w:rsid w:val="00A97423"/>
    <w:rsid w:val="00AA0138"/>
    <w:rsid w:val="00AA0750"/>
    <w:rsid w:val="00AA12BC"/>
    <w:rsid w:val="00AA7472"/>
    <w:rsid w:val="00AA7B3A"/>
    <w:rsid w:val="00AB22F6"/>
    <w:rsid w:val="00AB3F4D"/>
    <w:rsid w:val="00AB690D"/>
    <w:rsid w:val="00AC04C7"/>
    <w:rsid w:val="00AC117F"/>
    <w:rsid w:val="00AC1774"/>
    <w:rsid w:val="00AC1C53"/>
    <w:rsid w:val="00AC27CC"/>
    <w:rsid w:val="00AC30BD"/>
    <w:rsid w:val="00AC3600"/>
    <w:rsid w:val="00AC3BED"/>
    <w:rsid w:val="00AC43DF"/>
    <w:rsid w:val="00AC71B9"/>
    <w:rsid w:val="00AD053B"/>
    <w:rsid w:val="00AD0E21"/>
    <w:rsid w:val="00AD22C4"/>
    <w:rsid w:val="00AD4892"/>
    <w:rsid w:val="00AD71F4"/>
    <w:rsid w:val="00AD74FC"/>
    <w:rsid w:val="00AD77F1"/>
    <w:rsid w:val="00AD7BF9"/>
    <w:rsid w:val="00AE080A"/>
    <w:rsid w:val="00AE152E"/>
    <w:rsid w:val="00AE1D30"/>
    <w:rsid w:val="00AE2198"/>
    <w:rsid w:val="00AE36EF"/>
    <w:rsid w:val="00AE7935"/>
    <w:rsid w:val="00AF3B5B"/>
    <w:rsid w:val="00B03128"/>
    <w:rsid w:val="00B034C0"/>
    <w:rsid w:val="00B05A44"/>
    <w:rsid w:val="00B05F4F"/>
    <w:rsid w:val="00B10830"/>
    <w:rsid w:val="00B10F15"/>
    <w:rsid w:val="00B120AE"/>
    <w:rsid w:val="00B12B91"/>
    <w:rsid w:val="00B12D3A"/>
    <w:rsid w:val="00B157DA"/>
    <w:rsid w:val="00B15CCE"/>
    <w:rsid w:val="00B17049"/>
    <w:rsid w:val="00B17F09"/>
    <w:rsid w:val="00B22EB9"/>
    <w:rsid w:val="00B24A76"/>
    <w:rsid w:val="00B24D61"/>
    <w:rsid w:val="00B2562D"/>
    <w:rsid w:val="00B305FF"/>
    <w:rsid w:val="00B34111"/>
    <w:rsid w:val="00B35F7F"/>
    <w:rsid w:val="00B3686F"/>
    <w:rsid w:val="00B400FF"/>
    <w:rsid w:val="00B40400"/>
    <w:rsid w:val="00B41487"/>
    <w:rsid w:val="00B42916"/>
    <w:rsid w:val="00B43451"/>
    <w:rsid w:val="00B454B9"/>
    <w:rsid w:val="00B45E35"/>
    <w:rsid w:val="00B462D4"/>
    <w:rsid w:val="00B47821"/>
    <w:rsid w:val="00B47FD6"/>
    <w:rsid w:val="00B52AA8"/>
    <w:rsid w:val="00B52B8D"/>
    <w:rsid w:val="00B5397A"/>
    <w:rsid w:val="00B54D94"/>
    <w:rsid w:val="00B5740C"/>
    <w:rsid w:val="00B605E5"/>
    <w:rsid w:val="00B61C1D"/>
    <w:rsid w:val="00B621D3"/>
    <w:rsid w:val="00B63284"/>
    <w:rsid w:val="00B65581"/>
    <w:rsid w:val="00B669C8"/>
    <w:rsid w:val="00B66B56"/>
    <w:rsid w:val="00B677B0"/>
    <w:rsid w:val="00B71646"/>
    <w:rsid w:val="00B73DEC"/>
    <w:rsid w:val="00B741DB"/>
    <w:rsid w:val="00B74CCD"/>
    <w:rsid w:val="00B75DD1"/>
    <w:rsid w:val="00B76F9C"/>
    <w:rsid w:val="00B77D77"/>
    <w:rsid w:val="00B8021F"/>
    <w:rsid w:val="00B80A5B"/>
    <w:rsid w:val="00B82981"/>
    <w:rsid w:val="00B834F8"/>
    <w:rsid w:val="00B84DAD"/>
    <w:rsid w:val="00B85CF6"/>
    <w:rsid w:val="00B85E91"/>
    <w:rsid w:val="00B87493"/>
    <w:rsid w:val="00B90173"/>
    <w:rsid w:val="00B958F2"/>
    <w:rsid w:val="00BA00BE"/>
    <w:rsid w:val="00BA0627"/>
    <w:rsid w:val="00BA32F7"/>
    <w:rsid w:val="00BA484D"/>
    <w:rsid w:val="00BA4E5D"/>
    <w:rsid w:val="00BA506B"/>
    <w:rsid w:val="00BA5F6B"/>
    <w:rsid w:val="00BA6D86"/>
    <w:rsid w:val="00BB0D55"/>
    <w:rsid w:val="00BB115B"/>
    <w:rsid w:val="00BB1B8E"/>
    <w:rsid w:val="00BB31A6"/>
    <w:rsid w:val="00BB3C1E"/>
    <w:rsid w:val="00BB3D51"/>
    <w:rsid w:val="00BB4467"/>
    <w:rsid w:val="00BB6F35"/>
    <w:rsid w:val="00BC00D5"/>
    <w:rsid w:val="00BC0DA1"/>
    <w:rsid w:val="00BC7691"/>
    <w:rsid w:val="00BC7C0B"/>
    <w:rsid w:val="00BC7D34"/>
    <w:rsid w:val="00BD3592"/>
    <w:rsid w:val="00BD3F2C"/>
    <w:rsid w:val="00BD5282"/>
    <w:rsid w:val="00BD60FC"/>
    <w:rsid w:val="00BD6D10"/>
    <w:rsid w:val="00BD7A65"/>
    <w:rsid w:val="00BD7C75"/>
    <w:rsid w:val="00BE0ACE"/>
    <w:rsid w:val="00BE12BD"/>
    <w:rsid w:val="00BE1CE1"/>
    <w:rsid w:val="00BE423D"/>
    <w:rsid w:val="00BE594C"/>
    <w:rsid w:val="00BE5B32"/>
    <w:rsid w:val="00BF0267"/>
    <w:rsid w:val="00BF2774"/>
    <w:rsid w:val="00BF4227"/>
    <w:rsid w:val="00BF4570"/>
    <w:rsid w:val="00BF6617"/>
    <w:rsid w:val="00BF7618"/>
    <w:rsid w:val="00C005F4"/>
    <w:rsid w:val="00C01053"/>
    <w:rsid w:val="00C0138C"/>
    <w:rsid w:val="00C0183B"/>
    <w:rsid w:val="00C02A43"/>
    <w:rsid w:val="00C035A0"/>
    <w:rsid w:val="00C051D5"/>
    <w:rsid w:val="00C0552B"/>
    <w:rsid w:val="00C07696"/>
    <w:rsid w:val="00C07C24"/>
    <w:rsid w:val="00C1017E"/>
    <w:rsid w:val="00C11164"/>
    <w:rsid w:val="00C135BE"/>
    <w:rsid w:val="00C14612"/>
    <w:rsid w:val="00C22F5D"/>
    <w:rsid w:val="00C233B6"/>
    <w:rsid w:val="00C23A48"/>
    <w:rsid w:val="00C2402F"/>
    <w:rsid w:val="00C243DC"/>
    <w:rsid w:val="00C251B9"/>
    <w:rsid w:val="00C27EF5"/>
    <w:rsid w:val="00C31312"/>
    <w:rsid w:val="00C32ACF"/>
    <w:rsid w:val="00C32DEF"/>
    <w:rsid w:val="00C37AA4"/>
    <w:rsid w:val="00C37FE3"/>
    <w:rsid w:val="00C44537"/>
    <w:rsid w:val="00C4605B"/>
    <w:rsid w:val="00C46AF2"/>
    <w:rsid w:val="00C51BB9"/>
    <w:rsid w:val="00C522F9"/>
    <w:rsid w:val="00C55839"/>
    <w:rsid w:val="00C563B5"/>
    <w:rsid w:val="00C5763B"/>
    <w:rsid w:val="00C65F8E"/>
    <w:rsid w:val="00C66468"/>
    <w:rsid w:val="00C66695"/>
    <w:rsid w:val="00C71336"/>
    <w:rsid w:val="00C71F6D"/>
    <w:rsid w:val="00C72BAC"/>
    <w:rsid w:val="00C72EB2"/>
    <w:rsid w:val="00C742DE"/>
    <w:rsid w:val="00C75BF6"/>
    <w:rsid w:val="00C76DAD"/>
    <w:rsid w:val="00C815D5"/>
    <w:rsid w:val="00C81B70"/>
    <w:rsid w:val="00C84253"/>
    <w:rsid w:val="00C90F44"/>
    <w:rsid w:val="00C9115E"/>
    <w:rsid w:val="00C91333"/>
    <w:rsid w:val="00C939F2"/>
    <w:rsid w:val="00C93B15"/>
    <w:rsid w:val="00C93D55"/>
    <w:rsid w:val="00C94DB1"/>
    <w:rsid w:val="00C9605E"/>
    <w:rsid w:val="00C96B1D"/>
    <w:rsid w:val="00C96CC7"/>
    <w:rsid w:val="00CA0AF9"/>
    <w:rsid w:val="00CA17D8"/>
    <w:rsid w:val="00CA2294"/>
    <w:rsid w:val="00CA247B"/>
    <w:rsid w:val="00CA4AC4"/>
    <w:rsid w:val="00CA5900"/>
    <w:rsid w:val="00CB11F5"/>
    <w:rsid w:val="00CB2B78"/>
    <w:rsid w:val="00CB47CC"/>
    <w:rsid w:val="00CB5698"/>
    <w:rsid w:val="00CB7065"/>
    <w:rsid w:val="00CC32C0"/>
    <w:rsid w:val="00CC3A32"/>
    <w:rsid w:val="00CC4296"/>
    <w:rsid w:val="00CC4C08"/>
    <w:rsid w:val="00CC6313"/>
    <w:rsid w:val="00CC6CB1"/>
    <w:rsid w:val="00CD266B"/>
    <w:rsid w:val="00CD5AD1"/>
    <w:rsid w:val="00CD63FE"/>
    <w:rsid w:val="00CD6932"/>
    <w:rsid w:val="00CE0011"/>
    <w:rsid w:val="00CE04FB"/>
    <w:rsid w:val="00CE21BB"/>
    <w:rsid w:val="00CE24C1"/>
    <w:rsid w:val="00CE32DB"/>
    <w:rsid w:val="00CE3BF1"/>
    <w:rsid w:val="00CE4916"/>
    <w:rsid w:val="00CE4957"/>
    <w:rsid w:val="00CE7602"/>
    <w:rsid w:val="00CE7879"/>
    <w:rsid w:val="00CF2C55"/>
    <w:rsid w:val="00D0035D"/>
    <w:rsid w:val="00D00B18"/>
    <w:rsid w:val="00D0105C"/>
    <w:rsid w:val="00D03481"/>
    <w:rsid w:val="00D0372D"/>
    <w:rsid w:val="00D037A0"/>
    <w:rsid w:val="00D03DC7"/>
    <w:rsid w:val="00D04E1B"/>
    <w:rsid w:val="00D0616B"/>
    <w:rsid w:val="00D06625"/>
    <w:rsid w:val="00D10728"/>
    <w:rsid w:val="00D10AEF"/>
    <w:rsid w:val="00D119C2"/>
    <w:rsid w:val="00D127DB"/>
    <w:rsid w:val="00D12E86"/>
    <w:rsid w:val="00D13402"/>
    <w:rsid w:val="00D1440F"/>
    <w:rsid w:val="00D14F90"/>
    <w:rsid w:val="00D153F1"/>
    <w:rsid w:val="00D15D5E"/>
    <w:rsid w:val="00D164B0"/>
    <w:rsid w:val="00D217E8"/>
    <w:rsid w:val="00D225C2"/>
    <w:rsid w:val="00D23574"/>
    <w:rsid w:val="00D24DFA"/>
    <w:rsid w:val="00D25284"/>
    <w:rsid w:val="00D2583E"/>
    <w:rsid w:val="00D27B82"/>
    <w:rsid w:val="00D27D24"/>
    <w:rsid w:val="00D32189"/>
    <w:rsid w:val="00D32525"/>
    <w:rsid w:val="00D35B97"/>
    <w:rsid w:val="00D3715B"/>
    <w:rsid w:val="00D41A86"/>
    <w:rsid w:val="00D41F7B"/>
    <w:rsid w:val="00D42A29"/>
    <w:rsid w:val="00D44B4C"/>
    <w:rsid w:val="00D474D1"/>
    <w:rsid w:val="00D5030D"/>
    <w:rsid w:val="00D561B4"/>
    <w:rsid w:val="00D5709D"/>
    <w:rsid w:val="00D665F7"/>
    <w:rsid w:val="00D66A18"/>
    <w:rsid w:val="00D670B3"/>
    <w:rsid w:val="00D7005F"/>
    <w:rsid w:val="00D7087A"/>
    <w:rsid w:val="00D73498"/>
    <w:rsid w:val="00D73B24"/>
    <w:rsid w:val="00D744F7"/>
    <w:rsid w:val="00D74C1B"/>
    <w:rsid w:val="00D7584D"/>
    <w:rsid w:val="00D8148F"/>
    <w:rsid w:val="00D81E6D"/>
    <w:rsid w:val="00D835B1"/>
    <w:rsid w:val="00D851D3"/>
    <w:rsid w:val="00D86C04"/>
    <w:rsid w:val="00D90ACF"/>
    <w:rsid w:val="00D91447"/>
    <w:rsid w:val="00D9208A"/>
    <w:rsid w:val="00D922B6"/>
    <w:rsid w:val="00D945BB"/>
    <w:rsid w:val="00D96395"/>
    <w:rsid w:val="00DA0A5E"/>
    <w:rsid w:val="00DA1FEC"/>
    <w:rsid w:val="00DA7699"/>
    <w:rsid w:val="00DA7A41"/>
    <w:rsid w:val="00DA7C89"/>
    <w:rsid w:val="00DA7F39"/>
    <w:rsid w:val="00DB0AC6"/>
    <w:rsid w:val="00DB0D41"/>
    <w:rsid w:val="00DB121D"/>
    <w:rsid w:val="00DB5CFC"/>
    <w:rsid w:val="00DC0030"/>
    <w:rsid w:val="00DC3AFD"/>
    <w:rsid w:val="00DC4858"/>
    <w:rsid w:val="00DC62CC"/>
    <w:rsid w:val="00DC70D7"/>
    <w:rsid w:val="00DC74F5"/>
    <w:rsid w:val="00DC7B8E"/>
    <w:rsid w:val="00DD3659"/>
    <w:rsid w:val="00DD38E7"/>
    <w:rsid w:val="00DD3960"/>
    <w:rsid w:val="00DD5E4F"/>
    <w:rsid w:val="00DD63E3"/>
    <w:rsid w:val="00DD797E"/>
    <w:rsid w:val="00DD7DA5"/>
    <w:rsid w:val="00DE052E"/>
    <w:rsid w:val="00DE105E"/>
    <w:rsid w:val="00DE1767"/>
    <w:rsid w:val="00DE310F"/>
    <w:rsid w:val="00DE3164"/>
    <w:rsid w:val="00DE3879"/>
    <w:rsid w:val="00DE4188"/>
    <w:rsid w:val="00DE7511"/>
    <w:rsid w:val="00DF036C"/>
    <w:rsid w:val="00DF0ACE"/>
    <w:rsid w:val="00DF0C88"/>
    <w:rsid w:val="00DF1A1E"/>
    <w:rsid w:val="00DF56A8"/>
    <w:rsid w:val="00E00182"/>
    <w:rsid w:val="00E001C7"/>
    <w:rsid w:val="00E001E9"/>
    <w:rsid w:val="00E00FE7"/>
    <w:rsid w:val="00E0162C"/>
    <w:rsid w:val="00E01E9B"/>
    <w:rsid w:val="00E024AC"/>
    <w:rsid w:val="00E033B4"/>
    <w:rsid w:val="00E04CF0"/>
    <w:rsid w:val="00E1172D"/>
    <w:rsid w:val="00E11D72"/>
    <w:rsid w:val="00E130BA"/>
    <w:rsid w:val="00E134D0"/>
    <w:rsid w:val="00E1500A"/>
    <w:rsid w:val="00E17801"/>
    <w:rsid w:val="00E26DC8"/>
    <w:rsid w:val="00E26EEA"/>
    <w:rsid w:val="00E303BF"/>
    <w:rsid w:val="00E32B05"/>
    <w:rsid w:val="00E331C1"/>
    <w:rsid w:val="00E331CE"/>
    <w:rsid w:val="00E36D54"/>
    <w:rsid w:val="00E40794"/>
    <w:rsid w:val="00E41B17"/>
    <w:rsid w:val="00E42EC6"/>
    <w:rsid w:val="00E43018"/>
    <w:rsid w:val="00E438EB"/>
    <w:rsid w:val="00E45C91"/>
    <w:rsid w:val="00E46A7A"/>
    <w:rsid w:val="00E46CB9"/>
    <w:rsid w:val="00E46F45"/>
    <w:rsid w:val="00E5059B"/>
    <w:rsid w:val="00E50688"/>
    <w:rsid w:val="00E51BBF"/>
    <w:rsid w:val="00E52AB7"/>
    <w:rsid w:val="00E5375D"/>
    <w:rsid w:val="00E54AEF"/>
    <w:rsid w:val="00E60688"/>
    <w:rsid w:val="00E612B6"/>
    <w:rsid w:val="00E62B2F"/>
    <w:rsid w:val="00E655CA"/>
    <w:rsid w:val="00E66789"/>
    <w:rsid w:val="00E66BF7"/>
    <w:rsid w:val="00E67C01"/>
    <w:rsid w:val="00E706E0"/>
    <w:rsid w:val="00E7093F"/>
    <w:rsid w:val="00E70B79"/>
    <w:rsid w:val="00E70CD7"/>
    <w:rsid w:val="00E70EF8"/>
    <w:rsid w:val="00E70FF8"/>
    <w:rsid w:val="00E71A35"/>
    <w:rsid w:val="00E73CFA"/>
    <w:rsid w:val="00E7406F"/>
    <w:rsid w:val="00E75097"/>
    <w:rsid w:val="00E76F51"/>
    <w:rsid w:val="00E77B2C"/>
    <w:rsid w:val="00E8092F"/>
    <w:rsid w:val="00E80C52"/>
    <w:rsid w:val="00E818A8"/>
    <w:rsid w:val="00E82607"/>
    <w:rsid w:val="00E82965"/>
    <w:rsid w:val="00E837FE"/>
    <w:rsid w:val="00E83BC8"/>
    <w:rsid w:val="00E86781"/>
    <w:rsid w:val="00E86F41"/>
    <w:rsid w:val="00E90B27"/>
    <w:rsid w:val="00E90CCC"/>
    <w:rsid w:val="00E929B1"/>
    <w:rsid w:val="00E92DCC"/>
    <w:rsid w:val="00E93A13"/>
    <w:rsid w:val="00E93CA0"/>
    <w:rsid w:val="00E94F18"/>
    <w:rsid w:val="00E95516"/>
    <w:rsid w:val="00E958FC"/>
    <w:rsid w:val="00E96FA3"/>
    <w:rsid w:val="00E9708C"/>
    <w:rsid w:val="00E97AD8"/>
    <w:rsid w:val="00EA1E2F"/>
    <w:rsid w:val="00EA229B"/>
    <w:rsid w:val="00EA3ABC"/>
    <w:rsid w:val="00EA3B5F"/>
    <w:rsid w:val="00EA65A9"/>
    <w:rsid w:val="00EA782C"/>
    <w:rsid w:val="00EB0AE7"/>
    <w:rsid w:val="00EB1E5C"/>
    <w:rsid w:val="00EB2B8A"/>
    <w:rsid w:val="00EB2BEB"/>
    <w:rsid w:val="00EB3D9E"/>
    <w:rsid w:val="00EB5B36"/>
    <w:rsid w:val="00EB77C2"/>
    <w:rsid w:val="00EB7C79"/>
    <w:rsid w:val="00EC227E"/>
    <w:rsid w:val="00EC2A36"/>
    <w:rsid w:val="00EC518A"/>
    <w:rsid w:val="00EC6472"/>
    <w:rsid w:val="00ED017D"/>
    <w:rsid w:val="00ED01CD"/>
    <w:rsid w:val="00ED0AED"/>
    <w:rsid w:val="00ED11DA"/>
    <w:rsid w:val="00ED1BAE"/>
    <w:rsid w:val="00ED1FE4"/>
    <w:rsid w:val="00ED2886"/>
    <w:rsid w:val="00ED2C77"/>
    <w:rsid w:val="00ED2FE6"/>
    <w:rsid w:val="00ED5082"/>
    <w:rsid w:val="00ED61AA"/>
    <w:rsid w:val="00ED6332"/>
    <w:rsid w:val="00ED70C0"/>
    <w:rsid w:val="00ED7CFE"/>
    <w:rsid w:val="00EE035A"/>
    <w:rsid w:val="00EE0AB3"/>
    <w:rsid w:val="00EE2341"/>
    <w:rsid w:val="00EE5302"/>
    <w:rsid w:val="00EE5C46"/>
    <w:rsid w:val="00EE7776"/>
    <w:rsid w:val="00EF06C5"/>
    <w:rsid w:val="00EF1536"/>
    <w:rsid w:val="00EF50D7"/>
    <w:rsid w:val="00EF5901"/>
    <w:rsid w:val="00EF5A3C"/>
    <w:rsid w:val="00EF6055"/>
    <w:rsid w:val="00EF783D"/>
    <w:rsid w:val="00F02F29"/>
    <w:rsid w:val="00F040CB"/>
    <w:rsid w:val="00F04AC3"/>
    <w:rsid w:val="00F07708"/>
    <w:rsid w:val="00F07C97"/>
    <w:rsid w:val="00F10C00"/>
    <w:rsid w:val="00F10DCF"/>
    <w:rsid w:val="00F1334F"/>
    <w:rsid w:val="00F13D9C"/>
    <w:rsid w:val="00F14174"/>
    <w:rsid w:val="00F1620E"/>
    <w:rsid w:val="00F172AB"/>
    <w:rsid w:val="00F21E96"/>
    <w:rsid w:val="00F229B5"/>
    <w:rsid w:val="00F237B1"/>
    <w:rsid w:val="00F2421A"/>
    <w:rsid w:val="00F24F74"/>
    <w:rsid w:val="00F30157"/>
    <w:rsid w:val="00F30C66"/>
    <w:rsid w:val="00F318C2"/>
    <w:rsid w:val="00F31FA9"/>
    <w:rsid w:val="00F344D2"/>
    <w:rsid w:val="00F35569"/>
    <w:rsid w:val="00F3692D"/>
    <w:rsid w:val="00F376A0"/>
    <w:rsid w:val="00F40228"/>
    <w:rsid w:val="00F42D24"/>
    <w:rsid w:val="00F43C57"/>
    <w:rsid w:val="00F44A40"/>
    <w:rsid w:val="00F45434"/>
    <w:rsid w:val="00F474C2"/>
    <w:rsid w:val="00F51767"/>
    <w:rsid w:val="00F5303C"/>
    <w:rsid w:val="00F532EA"/>
    <w:rsid w:val="00F53838"/>
    <w:rsid w:val="00F564D8"/>
    <w:rsid w:val="00F57403"/>
    <w:rsid w:val="00F576D9"/>
    <w:rsid w:val="00F60CBE"/>
    <w:rsid w:val="00F60EE1"/>
    <w:rsid w:val="00F6147A"/>
    <w:rsid w:val="00F61CA8"/>
    <w:rsid w:val="00F62408"/>
    <w:rsid w:val="00F630DC"/>
    <w:rsid w:val="00F708B6"/>
    <w:rsid w:val="00F73E14"/>
    <w:rsid w:val="00F740D6"/>
    <w:rsid w:val="00F76899"/>
    <w:rsid w:val="00F77831"/>
    <w:rsid w:val="00F77851"/>
    <w:rsid w:val="00F812C3"/>
    <w:rsid w:val="00F81758"/>
    <w:rsid w:val="00F8345A"/>
    <w:rsid w:val="00F84376"/>
    <w:rsid w:val="00F86D6F"/>
    <w:rsid w:val="00F877A1"/>
    <w:rsid w:val="00F9057F"/>
    <w:rsid w:val="00F920D8"/>
    <w:rsid w:val="00F9272D"/>
    <w:rsid w:val="00F9441A"/>
    <w:rsid w:val="00F950A4"/>
    <w:rsid w:val="00F95E5E"/>
    <w:rsid w:val="00F978F2"/>
    <w:rsid w:val="00F97B65"/>
    <w:rsid w:val="00FA3132"/>
    <w:rsid w:val="00FA36A7"/>
    <w:rsid w:val="00FA5119"/>
    <w:rsid w:val="00FA66A0"/>
    <w:rsid w:val="00FA741A"/>
    <w:rsid w:val="00FB00BD"/>
    <w:rsid w:val="00FB15A7"/>
    <w:rsid w:val="00FB7830"/>
    <w:rsid w:val="00FC0339"/>
    <w:rsid w:val="00FC0A9E"/>
    <w:rsid w:val="00FC3E31"/>
    <w:rsid w:val="00FC419C"/>
    <w:rsid w:val="00FC6A83"/>
    <w:rsid w:val="00FC6DDA"/>
    <w:rsid w:val="00FD0B50"/>
    <w:rsid w:val="00FD17A0"/>
    <w:rsid w:val="00FD1E7D"/>
    <w:rsid w:val="00FD238C"/>
    <w:rsid w:val="00FD4F5C"/>
    <w:rsid w:val="00FD7AF2"/>
    <w:rsid w:val="00FE48B6"/>
    <w:rsid w:val="00FE4ADC"/>
    <w:rsid w:val="00FE4F64"/>
    <w:rsid w:val="00FE5EFF"/>
    <w:rsid w:val="00FE64A4"/>
    <w:rsid w:val="00FF14BF"/>
    <w:rsid w:val="00FF3493"/>
    <w:rsid w:val="00FF546E"/>
    <w:rsid w:val="00FF5818"/>
    <w:rsid w:val="00FF5B03"/>
    <w:rsid w:val="00FF5F66"/>
    <w:rsid w:val="00FF69B4"/>
    <w:rsid w:val="00FF70FF"/>
    <w:rsid w:val="00FF7920"/>
    <w:rsid w:val="00FF7D99"/>
    <w:rsid w:val="01144A30"/>
    <w:rsid w:val="01597B78"/>
    <w:rsid w:val="01AF8E2B"/>
    <w:rsid w:val="02D7E4AE"/>
    <w:rsid w:val="03232AD6"/>
    <w:rsid w:val="0477195C"/>
    <w:rsid w:val="052CDE7C"/>
    <w:rsid w:val="0588B454"/>
    <w:rsid w:val="06714F22"/>
    <w:rsid w:val="074FA176"/>
    <w:rsid w:val="07B76658"/>
    <w:rsid w:val="07BB2167"/>
    <w:rsid w:val="082C6E59"/>
    <w:rsid w:val="08388B35"/>
    <w:rsid w:val="083A1172"/>
    <w:rsid w:val="091BEBBB"/>
    <w:rsid w:val="094AF8CE"/>
    <w:rsid w:val="09B7AEA0"/>
    <w:rsid w:val="0A0313A9"/>
    <w:rsid w:val="0B2B97E8"/>
    <w:rsid w:val="0CFD8146"/>
    <w:rsid w:val="0D28AFB6"/>
    <w:rsid w:val="0D576D77"/>
    <w:rsid w:val="0E024C95"/>
    <w:rsid w:val="0E9B682F"/>
    <w:rsid w:val="0EC214B0"/>
    <w:rsid w:val="0EDBAE48"/>
    <w:rsid w:val="0F0BD2F8"/>
    <w:rsid w:val="0FB89A78"/>
    <w:rsid w:val="0FE25911"/>
    <w:rsid w:val="0FEE9011"/>
    <w:rsid w:val="0FFC78F9"/>
    <w:rsid w:val="10352208"/>
    <w:rsid w:val="1038B0EC"/>
    <w:rsid w:val="10572D5D"/>
    <w:rsid w:val="10D1E67A"/>
    <w:rsid w:val="11F0A377"/>
    <w:rsid w:val="12762754"/>
    <w:rsid w:val="127BC045"/>
    <w:rsid w:val="127DD84C"/>
    <w:rsid w:val="12A5275C"/>
    <w:rsid w:val="12BE0362"/>
    <w:rsid w:val="12EA6BA0"/>
    <w:rsid w:val="136EE341"/>
    <w:rsid w:val="137E9A1D"/>
    <w:rsid w:val="13DF441B"/>
    <w:rsid w:val="1470870C"/>
    <w:rsid w:val="14DCE169"/>
    <w:rsid w:val="14F1C904"/>
    <w:rsid w:val="153CA952"/>
    <w:rsid w:val="157B147C"/>
    <w:rsid w:val="15C45B28"/>
    <w:rsid w:val="15FB0F87"/>
    <w:rsid w:val="16763A57"/>
    <w:rsid w:val="168AE271"/>
    <w:rsid w:val="16D879B3"/>
    <w:rsid w:val="16FF8885"/>
    <w:rsid w:val="17112EC2"/>
    <w:rsid w:val="174493F7"/>
    <w:rsid w:val="17A23381"/>
    <w:rsid w:val="18B91ED5"/>
    <w:rsid w:val="18BAA268"/>
    <w:rsid w:val="19468FED"/>
    <w:rsid w:val="1949D912"/>
    <w:rsid w:val="194FEBCF"/>
    <w:rsid w:val="196D8344"/>
    <w:rsid w:val="19B3218F"/>
    <w:rsid w:val="19C8463C"/>
    <w:rsid w:val="19D22BB8"/>
    <w:rsid w:val="1A9305F9"/>
    <w:rsid w:val="1B830A22"/>
    <w:rsid w:val="1BBA3150"/>
    <w:rsid w:val="1BE5250A"/>
    <w:rsid w:val="1BF1DE27"/>
    <w:rsid w:val="1C827B87"/>
    <w:rsid w:val="1CC2F592"/>
    <w:rsid w:val="1DC5AF76"/>
    <w:rsid w:val="1DEDA929"/>
    <w:rsid w:val="1E1E4BE8"/>
    <w:rsid w:val="1E4676CC"/>
    <w:rsid w:val="1EAC0D23"/>
    <w:rsid w:val="1F39792C"/>
    <w:rsid w:val="1FB8EF02"/>
    <w:rsid w:val="202CF371"/>
    <w:rsid w:val="20343DEC"/>
    <w:rsid w:val="20B3BA20"/>
    <w:rsid w:val="213B75E9"/>
    <w:rsid w:val="214CB7C7"/>
    <w:rsid w:val="214F84E6"/>
    <w:rsid w:val="217AF088"/>
    <w:rsid w:val="21EB50CD"/>
    <w:rsid w:val="22AA6937"/>
    <w:rsid w:val="22C11A4C"/>
    <w:rsid w:val="22CB487E"/>
    <w:rsid w:val="23503D1C"/>
    <w:rsid w:val="23607BD7"/>
    <w:rsid w:val="23C10369"/>
    <w:rsid w:val="240C5662"/>
    <w:rsid w:val="243989AA"/>
    <w:rsid w:val="258D0D56"/>
    <w:rsid w:val="26401DB2"/>
    <w:rsid w:val="26C274DC"/>
    <w:rsid w:val="271DA968"/>
    <w:rsid w:val="2727ABD1"/>
    <w:rsid w:val="272E5CFA"/>
    <w:rsid w:val="2781635F"/>
    <w:rsid w:val="281E2CE1"/>
    <w:rsid w:val="28ADE5A9"/>
    <w:rsid w:val="28B979C9"/>
    <w:rsid w:val="2907C9F5"/>
    <w:rsid w:val="2A49448E"/>
    <w:rsid w:val="2B5D88E7"/>
    <w:rsid w:val="2BD00491"/>
    <w:rsid w:val="2BD086F0"/>
    <w:rsid w:val="2C480B07"/>
    <w:rsid w:val="2CDC357A"/>
    <w:rsid w:val="2D1070DD"/>
    <w:rsid w:val="2DB2FF0A"/>
    <w:rsid w:val="2DD8FEA0"/>
    <w:rsid w:val="2E2BD50F"/>
    <w:rsid w:val="2E2F7FB2"/>
    <w:rsid w:val="2F04DB84"/>
    <w:rsid w:val="2F36843F"/>
    <w:rsid w:val="2F6FA217"/>
    <w:rsid w:val="2FB1852C"/>
    <w:rsid w:val="2FE29072"/>
    <w:rsid w:val="30CDE9ED"/>
    <w:rsid w:val="3143E2F5"/>
    <w:rsid w:val="3144DE56"/>
    <w:rsid w:val="316E78EC"/>
    <w:rsid w:val="31AE8583"/>
    <w:rsid w:val="31B2969D"/>
    <w:rsid w:val="321553C2"/>
    <w:rsid w:val="3288A304"/>
    <w:rsid w:val="32C6A6C8"/>
    <w:rsid w:val="32DDC7DC"/>
    <w:rsid w:val="33C1FDFB"/>
    <w:rsid w:val="3460C308"/>
    <w:rsid w:val="346531B1"/>
    <w:rsid w:val="34C104A8"/>
    <w:rsid w:val="34E7083E"/>
    <w:rsid w:val="35F07160"/>
    <w:rsid w:val="3608A412"/>
    <w:rsid w:val="3646AE0B"/>
    <w:rsid w:val="365FA4F8"/>
    <w:rsid w:val="36B23BE4"/>
    <w:rsid w:val="36B3D009"/>
    <w:rsid w:val="375D4059"/>
    <w:rsid w:val="37B6A2C4"/>
    <w:rsid w:val="38148B07"/>
    <w:rsid w:val="386AF50C"/>
    <w:rsid w:val="38952D87"/>
    <w:rsid w:val="39322727"/>
    <w:rsid w:val="393997E8"/>
    <w:rsid w:val="393D1353"/>
    <w:rsid w:val="39589B52"/>
    <w:rsid w:val="395F04EC"/>
    <w:rsid w:val="39F9489D"/>
    <w:rsid w:val="3A136A1A"/>
    <w:rsid w:val="3A51E0F0"/>
    <w:rsid w:val="3A8B23A5"/>
    <w:rsid w:val="3A9FC829"/>
    <w:rsid w:val="3AA2AF66"/>
    <w:rsid w:val="3AF46BB3"/>
    <w:rsid w:val="3B47734E"/>
    <w:rsid w:val="3BE480D0"/>
    <w:rsid w:val="3C44EBD2"/>
    <w:rsid w:val="3C5DC637"/>
    <w:rsid w:val="3C5EF91A"/>
    <w:rsid w:val="3C92B271"/>
    <w:rsid w:val="3D2987C9"/>
    <w:rsid w:val="3D73B558"/>
    <w:rsid w:val="3DABAE90"/>
    <w:rsid w:val="3E3E057C"/>
    <w:rsid w:val="3E3FD0C9"/>
    <w:rsid w:val="3E486F9B"/>
    <w:rsid w:val="3E50D3F6"/>
    <w:rsid w:val="3E9E5C1F"/>
    <w:rsid w:val="3F93ECDE"/>
    <w:rsid w:val="40D0AA80"/>
    <w:rsid w:val="41830D26"/>
    <w:rsid w:val="422417AA"/>
    <w:rsid w:val="42365A47"/>
    <w:rsid w:val="424E2933"/>
    <w:rsid w:val="428B92BE"/>
    <w:rsid w:val="437E510D"/>
    <w:rsid w:val="4439888E"/>
    <w:rsid w:val="44AC9E19"/>
    <w:rsid w:val="44E63935"/>
    <w:rsid w:val="452368F1"/>
    <w:rsid w:val="454AA47A"/>
    <w:rsid w:val="456DFB09"/>
    <w:rsid w:val="45C71BD3"/>
    <w:rsid w:val="45CB1345"/>
    <w:rsid w:val="45FCFA58"/>
    <w:rsid w:val="468D589A"/>
    <w:rsid w:val="4717CA4E"/>
    <w:rsid w:val="47429056"/>
    <w:rsid w:val="477A15AC"/>
    <w:rsid w:val="485EAB53"/>
    <w:rsid w:val="49139946"/>
    <w:rsid w:val="497A3C39"/>
    <w:rsid w:val="49B9C798"/>
    <w:rsid w:val="4A6B00D6"/>
    <w:rsid w:val="4AE9EFE2"/>
    <w:rsid w:val="4AF2903B"/>
    <w:rsid w:val="4AFFD956"/>
    <w:rsid w:val="4B35F859"/>
    <w:rsid w:val="4B981698"/>
    <w:rsid w:val="4BDD99FE"/>
    <w:rsid w:val="4C27683C"/>
    <w:rsid w:val="4CA63341"/>
    <w:rsid w:val="4D3F010C"/>
    <w:rsid w:val="4D51D4C7"/>
    <w:rsid w:val="4E14D4B8"/>
    <w:rsid w:val="4E400421"/>
    <w:rsid w:val="4E410F95"/>
    <w:rsid w:val="4E44B63A"/>
    <w:rsid w:val="4EC541B7"/>
    <w:rsid w:val="4F06150B"/>
    <w:rsid w:val="4FA7DB47"/>
    <w:rsid w:val="4FB6168A"/>
    <w:rsid w:val="5042CA1B"/>
    <w:rsid w:val="504A36C5"/>
    <w:rsid w:val="50AD2C28"/>
    <w:rsid w:val="5151E6EB"/>
    <w:rsid w:val="518B2716"/>
    <w:rsid w:val="52361902"/>
    <w:rsid w:val="52E519E0"/>
    <w:rsid w:val="53693992"/>
    <w:rsid w:val="53960967"/>
    <w:rsid w:val="542900E4"/>
    <w:rsid w:val="55598BA1"/>
    <w:rsid w:val="5568B5CA"/>
    <w:rsid w:val="558C0C59"/>
    <w:rsid w:val="559B9A01"/>
    <w:rsid w:val="5635AB44"/>
    <w:rsid w:val="567643BE"/>
    <w:rsid w:val="567D5C63"/>
    <w:rsid w:val="56A76EEA"/>
    <w:rsid w:val="56AFDE80"/>
    <w:rsid w:val="56B8A9C1"/>
    <w:rsid w:val="570521BF"/>
    <w:rsid w:val="573783FA"/>
    <w:rsid w:val="5748EA88"/>
    <w:rsid w:val="575E1599"/>
    <w:rsid w:val="5790C656"/>
    <w:rsid w:val="579BE1D5"/>
    <w:rsid w:val="583F0644"/>
    <w:rsid w:val="58433F4B"/>
    <w:rsid w:val="58C8C559"/>
    <w:rsid w:val="58FC7207"/>
    <w:rsid w:val="5907CDFA"/>
    <w:rsid w:val="5A1CEACF"/>
    <w:rsid w:val="5A5B6572"/>
    <w:rsid w:val="5AAEEE24"/>
    <w:rsid w:val="5AEFD498"/>
    <w:rsid w:val="5B055ECC"/>
    <w:rsid w:val="5B6AC83A"/>
    <w:rsid w:val="5BA274CE"/>
    <w:rsid w:val="5C7AAB78"/>
    <w:rsid w:val="5CA0ED5F"/>
    <w:rsid w:val="5CD5E274"/>
    <w:rsid w:val="5D1123AC"/>
    <w:rsid w:val="5D1DAB9D"/>
    <w:rsid w:val="5D8EC7DA"/>
    <w:rsid w:val="5D930733"/>
    <w:rsid w:val="5DB6BACD"/>
    <w:rsid w:val="5E971E32"/>
    <w:rsid w:val="5F13E703"/>
    <w:rsid w:val="60035B03"/>
    <w:rsid w:val="60A7AED9"/>
    <w:rsid w:val="60BB46E0"/>
    <w:rsid w:val="6112482E"/>
    <w:rsid w:val="61836BAC"/>
    <w:rsid w:val="6211B652"/>
    <w:rsid w:val="623839CD"/>
    <w:rsid w:val="628A2BF0"/>
    <w:rsid w:val="628E9B76"/>
    <w:rsid w:val="6293202D"/>
    <w:rsid w:val="62D57FF7"/>
    <w:rsid w:val="63490251"/>
    <w:rsid w:val="638FBEC3"/>
    <w:rsid w:val="63F99D97"/>
    <w:rsid w:val="64562101"/>
    <w:rsid w:val="6480F8B6"/>
    <w:rsid w:val="64DB177A"/>
    <w:rsid w:val="65B08743"/>
    <w:rsid w:val="670FA032"/>
    <w:rsid w:val="679819ED"/>
    <w:rsid w:val="67C4E96D"/>
    <w:rsid w:val="67F212C5"/>
    <w:rsid w:val="68516006"/>
    <w:rsid w:val="68B9314A"/>
    <w:rsid w:val="68B94DF0"/>
    <w:rsid w:val="68F45BC7"/>
    <w:rsid w:val="69299224"/>
    <w:rsid w:val="693CA1BA"/>
    <w:rsid w:val="69692C3E"/>
    <w:rsid w:val="69B50BAE"/>
    <w:rsid w:val="69D24CF9"/>
    <w:rsid w:val="69ED3067"/>
    <w:rsid w:val="6A3C170D"/>
    <w:rsid w:val="6ADFDDD2"/>
    <w:rsid w:val="6B7048A5"/>
    <w:rsid w:val="6BBA8439"/>
    <w:rsid w:val="6BE56F35"/>
    <w:rsid w:val="6BE98791"/>
    <w:rsid w:val="6C38675F"/>
    <w:rsid w:val="6C68D05F"/>
    <w:rsid w:val="6C7EB211"/>
    <w:rsid w:val="6CC8B5AE"/>
    <w:rsid w:val="6D0C1906"/>
    <w:rsid w:val="6D5A053B"/>
    <w:rsid w:val="6D6451DA"/>
    <w:rsid w:val="6DE0FFF5"/>
    <w:rsid w:val="6E19F4E2"/>
    <w:rsid w:val="6E912C41"/>
    <w:rsid w:val="6F135FD2"/>
    <w:rsid w:val="6F57CE2C"/>
    <w:rsid w:val="6F8DDF79"/>
    <w:rsid w:val="6FB58103"/>
    <w:rsid w:val="6FB5C543"/>
    <w:rsid w:val="70A7B9D3"/>
    <w:rsid w:val="70E41772"/>
    <w:rsid w:val="70EFC491"/>
    <w:rsid w:val="7155C78F"/>
    <w:rsid w:val="719C26D1"/>
    <w:rsid w:val="71BF7D60"/>
    <w:rsid w:val="71C0B784"/>
    <w:rsid w:val="727FE7D3"/>
    <w:rsid w:val="728EC5C5"/>
    <w:rsid w:val="72921F22"/>
    <w:rsid w:val="7319FC55"/>
    <w:rsid w:val="7376EEC7"/>
    <w:rsid w:val="7462CB91"/>
    <w:rsid w:val="7495AC23"/>
    <w:rsid w:val="74A4946A"/>
    <w:rsid w:val="759D8161"/>
    <w:rsid w:val="76CAB7FF"/>
    <w:rsid w:val="76EA00E4"/>
    <w:rsid w:val="7716536C"/>
    <w:rsid w:val="773A8B4A"/>
    <w:rsid w:val="774EBB79"/>
    <w:rsid w:val="7794864E"/>
    <w:rsid w:val="77C5B6A0"/>
    <w:rsid w:val="783D1604"/>
    <w:rsid w:val="784532BC"/>
    <w:rsid w:val="786214B9"/>
    <w:rsid w:val="786783D0"/>
    <w:rsid w:val="795038CE"/>
    <w:rsid w:val="7969C0A2"/>
    <w:rsid w:val="797EA6DB"/>
    <w:rsid w:val="79D173B1"/>
    <w:rsid w:val="79F76095"/>
    <w:rsid w:val="7A272C34"/>
    <w:rsid w:val="7A70F284"/>
    <w:rsid w:val="7B1593A7"/>
    <w:rsid w:val="7B7BA157"/>
    <w:rsid w:val="7C0CC2E5"/>
    <w:rsid w:val="7C4161B3"/>
    <w:rsid w:val="7CCBA663"/>
    <w:rsid w:val="7CE1F694"/>
    <w:rsid w:val="7D1C76FA"/>
    <w:rsid w:val="7DDCEED4"/>
    <w:rsid w:val="7E188C3D"/>
    <w:rsid w:val="7E5C55A1"/>
    <w:rsid w:val="7E76653D"/>
    <w:rsid w:val="7EBD9CF7"/>
    <w:rsid w:val="7F4CD82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BC54D1B"/>
  <w15:chartTrackingRefBased/>
  <w15:docId w15:val="{39A2AB1C-0A65-453E-BB95-E7AEE31E8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564"/>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outlineLvl w:val="2"/>
    </w:pPr>
    <w:rPr>
      <w:rFonts w:eastAsiaTheme="majorEastAsia" w:cstheme="majorBidi"/>
      <w:b/>
      <w:bCs/>
      <w:i/>
    </w:rPr>
  </w:style>
  <w:style w:type="paragraph" w:styleId="Heading4">
    <w:name w:val="heading 4"/>
    <w:basedOn w:val="Normal"/>
    <w:next w:val="Normal"/>
    <w:link w:val="Heading4Char"/>
    <w:autoRedefine/>
    <w:uiPriority w:val="9"/>
    <w:unhideWhenUsed/>
    <w:qFormat/>
    <w:rsid w:val="002A4CD2"/>
    <w:pPr>
      <w:keepNext/>
      <w:keepLines/>
      <w:ind w:left="720"/>
      <w:outlineLvl w:val="3"/>
    </w:pPr>
    <w:rPr>
      <w:rFonts w:eastAsiaTheme="majorEastAsia" w:cstheme="majorBidi"/>
      <w:b/>
      <w:iCs/>
    </w:rPr>
  </w:style>
  <w:style w:type="paragraph" w:styleId="Heading5">
    <w:name w:val="heading 5"/>
    <w:basedOn w:val="Heading4"/>
    <w:next w:val="Normal"/>
    <w:link w:val="Heading5Char"/>
    <w:autoRedefine/>
    <w:uiPriority w:val="9"/>
    <w:unhideWhenUsed/>
    <w:qFormat/>
    <w:rsid w:val="0032047C"/>
    <w:pPr>
      <w:spacing w:before="40"/>
      <w:outlineLvl w:val="4"/>
    </w:pPr>
    <w:rPr>
      <w:i/>
      <w:color w:val="000000" w:themeColor="text1"/>
    </w:rPr>
  </w:style>
  <w:style w:type="paragraph" w:styleId="Heading6">
    <w:name w:val="heading 6"/>
    <w:basedOn w:val="Normal"/>
    <w:next w:val="Normal"/>
    <w:link w:val="Heading6Char"/>
    <w:uiPriority w:val="9"/>
    <w:semiHidden/>
    <w:unhideWhenUsed/>
    <w:qFormat/>
    <w:rsid w:val="003A76C3"/>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A4CD2"/>
    <w:rPr>
      <w:rFonts w:ascii="Times New Roman" w:eastAsiaTheme="majorEastAsia" w:hAnsi="Times New Roman" w:cstheme="majorBidi"/>
      <w:b/>
      <w:iCs/>
      <w:sz w:val="24"/>
    </w:rPr>
  </w:style>
  <w:style w:type="numbering" w:customStyle="1" w:styleId="NoList1">
    <w:name w:val="No List1"/>
    <w:next w:val="NoList"/>
    <w:uiPriority w:val="99"/>
    <w:semiHidden/>
    <w:unhideWhenUsed/>
    <w:rsid w:val="00887A22"/>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23A48"/>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4920CB"/>
    <w:pPr>
      <w:tabs>
        <w:tab w:val="right" w:leader="dot" w:pos="9350"/>
      </w:tabs>
      <w:spacing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rsid w:val="00887A22"/>
    <w:pPr>
      <w:spacing w:line="360" w:lineRule="auto"/>
    </w:pPr>
    <w:rPr>
      <w:rFonts w:eastAsia="Times New Roman" w:cs="Arial"/>
      <w:sz w:val="20"/>
      <w:szCs w:val="20"/>
    </w:rPr>
  </w:style>
  <w:style w:type="character" w:customStyle="1" w:styleId="CommentTextChar">
    <w:name w:val="Comment Text Char"/>
    <w:basedOn w:val="DefaultParagraphFont"/>
    <w:link w:val="CommentText"/>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semiHidden/>
    <w:unhideWhenUsed/>
    <w:rsid w:val="00887A22"/>
    <w:pPr>
      <w:spacing w:after="100"/>
      <w:ind w:left="720"/>
    </w:pPr>
  </w:style>
  <w:style w:type="paragraph" w:styleId="Revision">
    <w:name w:val="Revision"/>
    <w:hidden/>
    <w:uiPriority w:val="99"/>
    <w:semiHidden/>
    <w:rsid w:val="00887A22"/>
    <w:pPr>
      <w:spacing w:line="240" w:lineRule="auto"/>
    </w:pPr>
    <w:rPr>
      <w:rFonts w:ascii="Times New Roman" w:hAnsi="Times New Roman"/>
      <w:sz w:val="24"/>
    </w:rPr>
  </w:style>
  <w:style w:type="paragraph" w:styleId="ListParagraph">
    <w:name w:val="List Paragraph"/>
    <w:basedOn w:val="Normal"/>
    <w:uiPriority w:val="34"/>
    <w:qFormat/>
    <w:rsid w:val="00887A22"/>
    <w:pPr>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line="240" w:lineRule="auto"/>
    </w:pPr>
    <w:rPr>
      <w:rFonts w:ascii="Times New Roman" w:hAnsi="Times New Roman"/>
      <w:sz w:val="24"/>
    </w:rPr>
  </w:style>
  <w:style w:type="paragraph" w:styleId="TOC6">
    <w:name w:val="toc 6"/>
    <w:basedOn w:val="Normal"/>
    <w:next w:val="Normal"/>
    <w:autoRedefine/>
    <w:uiPriority w:val="39"/>
    <w:semiHidden/>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rPr>
      <w:iCs/>
      <w:szCs w:val="18"/>
    </w:rPr>
  </w:style>
  <w:style w:type="character" w:styleId="Mention">
    <w:name w:val="Mention"/>
    <w:basedOn w:val="DefaultParagraphFont"/>
    <w:uiPriority w:val="99"/>
    <w:unhideWhenUsed/>
    <w:rPr>
      <w:color w:val="2B579A"/>
      <w:shd w:val="clear" w:color="auto" w:fill="E6E6E6"/>
    </w:rPr>
  </w:style>
  <w:style w:type="paragraph" w:styleId="Bibliography">
    <w:name w:val="Bibliography"/>
    <w:basedOn w:val="Normal"/>
    <w:next w:val="Normal"/>
    <w:uiPriority w:val="37"/>
    <w:unhideWhenUsed/>
    <w:rsid w:val="006950B2"/>
  </w:style>
  <w:style w:type="character" w:customStyle="1" w:styleId="Heading5Char">
    <w:name w:val="Heading 5 Char"/>
    <w:basedOn w:val="DefaultParagraphFont"/>
    <w:link w:val="Heading5"/>
    <w:uiPriority w:val="9"/>
    <w:rsid w:val="0032047C"/>
    <w:rPr>
      <w:rFonts w:ascii="Times New Roman" w:eastAsiaTheme="majorEastAsia" w:hAnsi="Times New Roman" w:cstheme="majorBidi"/>
      <w:b/>
      <w:bCs/>
      <w:i/>
      <w:iCs/>
      <w:color w:val="000000" w:themeColor="text1"/>
      <w:sz w:val="24"/>
    </w:rPr>
  </w:style>
  <w:style w:type="character" w:customStyle="1" w:styleId="Heading6Char">
    <w:name w:val="Heading 6 Char"/>
    <w:basedOn w:val="DefaultParagraphFont"/>
    <w:link w:val="Heading6"/>
    <w:uiPriority w:val="9"/>
    <w:semiHidden/>
    <w:rsid w:val="003A76C3"/>
    <w:rPr>
      <w:rFonts w:asciiTheme="majorHAnsi" w:eastAsiaTheme="majorEastAsia" w:hAnsiTheme="majorHAnsi" w:cstheme="majorBidi"/>
      <w:color w:val="1F4D78" w:themeColor="accent1" w:themeShade="7F"/>
      <w:sz w:val="24"/>
    </w:rPr>
  </w:style>
  <w:style w:type="paragraph" w:styleId="TableofFigures">
    <w:name w:val="table of figures"/>
    <w:basedOn w:val="Normal"/>
    <w:next w:val="Normal"/>
    <w:uiPriority w:val="99"/>
    <w:unhideWhenUsed/>
    <w:rsid w:val="008F02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58783">
      <w:bodyDiv w:val="1"/>
      <w:marLeft w:val="0"/>
      <w:marRight w:val="0"/>
      <w:marTop w:val="0"/>
      <w:marBottom w:val="0"/>
      <w:divBdr>
        <w:top w:val="none" w:sz="0" w:space="0" w:color="auto"/>
        <w:left w:val="none" w:sz="0" w:space="0" w:color="auto"/>
        <w:bottom w:val="none" w:sz="0" w:space="0" w:color="auto"/>
        <w:right w:val="none" w:sz="0" w:space="0" w:color="auto"/>
      </w:divBdr>
    </w:div>
    <w:div w:id="16389632">
      <w:bodyDiv w:val="1"/>
      <w:marLeft w:val="0"/>
      <w:marRight w:val="0"/>
      <w:marTop w:val="0"/>
      <w:marBottom w:val="0"/>
      <w:divBdr>
        <w:top w:val="none" w:sz="0" w:space="0" w:color="auto"/>
        <w:left w:val="none" w:sz="0" w:space="0" w:color="auto"/>
        <w:bottom w:val="none" w:sz="0" w:space="0" w:color="auto"/>
        <w:right w:val="none" w:sz="0" w:space="0" w:color="auto"/>
      </w:divBdr>
    </w:div>
    <w:div w:id="16515296">
      <w:bodyDiv w:val="1"/>
      <w:marLeft w:val="0"/>
      <w:marRight w:val="0"/>
      <w:marTop w:val="0"/>
      <w:marBottom w:val="0"/>
      <w:divBdr>
        <w:top w:val="none" w:sz="0" w:space="0" w:color="auto"/>
        <w:left w:val="none" w:sz="0" w:space="0" w:color="auto"/>
        <w:bottom w:val="none" w:sz="0" w:space="0" w:color="auto"/>
        <w:right w:val="none" w:sz="0" w:space="0" w:color="auto"/>
      </w:divBdr>
    </w:div>
    <w:div w:id="16858486">
      <w:bodyDiv w:val="1"/>
      <w:marLeft w:val="0"/>
      <w:marRight w:val="0"/>
      <w:marTop w:val="0"/>
      <w:marBottom w:val="0"/>
      <w:divBdr>
        <w:top w:val="none" w:sz="0" w:space="0" w:color="auto"/>
        <w:left w:val="none" w:sz="0" w:space="0" w:color="auto"/>
        <w:bottom w:val="none" w:sz="0" w:space="0" w:color="auto"/>
        <w:right w:val="none" w:sz="0" w:space="0" w:color="auto"/>
      </w:divBdr>
    </w:div>
    <w:div w:id="37168164">
      <w:bodyDiv w:val="1"/>
      <w:marLeft w:val="0"/>
      <w:marRight w:val="0"/>
      <w:marTop w:val="0"/>
      <w:marBottom w:val="0"/>
      <w:divBdr>
        <w:top w:val="none" w:sz="0" w:space="0" w:color="auto"/>
        <w:left w:val="none" w:sz="0" w:space="0" w:color="auto"/>
        <w:bottom w:val="none" w:sz="0" w:space="0" w:color="auto"/>
        <w:right w:val="none" w:sz="0" w:space="0" w:color="auto"/>
      </w:divBdr>
      <w:divsChild>
        <w:div w:id="1297956139">
          <w:marLeft w:val="0"/>
          <w:marRight w:val="0"/>
          <w:marTop w:val="0"/>
          <w:marBottom w:val="0"/>
          <w:divBdr>
            <w:top w:val="none" w:sz="0" w:space="0" w:color="auto"/>
            <w:left w:val="none" w:sz="0" w:space="0" w:color="auto"/>
            <w:bottom w:val="none" w:sz="0" w:space="0" w:color="auto"/>
            <w:right w:val="none" w:sz="0" w:space="0" w:color="auto"/>
          </w:divBdr>
          <w:divsChild>
            <w:div w:id="506292497">
              <w:marLeft w:val="0"/>
              <w:marRight w:val="0"/>
              <w:marTop w:val="0"/>
              <w:marBottom w:val="0"/>
              <w:divBdr>
                <w:top w:val="none" w:sz="0" w:space="0" w:color="auto"/>
                <w:left w:val="none" w:sz="0" w:space="0" w:color="auto"/>
                <w:bottom w:val="none" w:sz="0" w:space="0" w:color="auto"/>
                <w:right w:val="none" w:sz="0" w:space="0" w:color="auto"/>
              </w:divBdr>
            </w:div>
          </w:divsChild>
        </w:div>
        <w:div w:id="1979261454">
          <w:marLeft w:val="0"/>
          <w:marRight w:val="0"/>
          <w:marTop w:val="0"/>
          <w:marBottom w:val="0"/>
          <w:divBdr>
            <w:top w:val="none" w:sz="0" w:space="0" w:color="auto"/>
            <w:left w:val="none" w:sz="0" w:space="0" w:color="auto"/>
            <w:bottom w:val="none" w:sz="0" w:space="0" w:color="auto"/>
            <w:right w:val="none" w:sz="0" w:space="0" w:color="auto"/>
          </w:divBdr>
          <w:divsChild>
            <w:div w:id="45864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1363">
      <w:bodyDiv w:val="1"/>
      <w:marLeft w:val="0"/>
      <w:marRight w:val="0"/>
      <w:marTop w:val="0"/>
      <w:marBottom w:val="0"/>
      <w:divBdr>
        <w:top w:val="none" w:sz="0" w:space="0" w:color="auto"/>
        <w:left w:val="none" w:sz="0" w:space="0" w:color="auto"/>
        <w:bottom w:val="none" w:sz="0" w:space="0" w:color="auto"/>
        <w:right w:val="none" w:sz="0" w:space="0" w:color="auto"/>
      </w:divBdr>
    </w:div>
    <w:div w:id="50153278">
      <w:bodyDiv w:val="1"/>
      <w:marLeft w:val="0"/>
      <w:marRight w:val="0"/>
      <w:marTop w:val="0"/>
      <w:marBottom w:val="0"/>
      <w:divBdr>
        <w:top w:val="none" w:sz="0" w:space="0" w:color="auto"/>
        <w:left w:val="none" w:sz="0" w:space="0" w:color="auto"/>
        <w:bottom w:val="none" w:sz="0" w:space="0" w:color="auto"/>
        <w:right w:val="none" w:sz="0" w:space="0" w:color="auto"/>
      </w:divBdr>
    </w:div>
    <w:div w:id="52237344">
      <w:bodyDiv w:val="1"/>
      <w:marLeft w:val="0"/>
      <w:marRight w:val="0"/>
      <w:marTop w:val="0"/>
      <w:marBottom w:val="0"/>
      <w:divBdr>
        <w:top w:val="none" w:sz="0" w:space="0" w:color="auto"/>
        <w:left w:val="none" w:sz="0" w:space="0" w:color="auto"/>
        <w:bottom w:val="none" w:sz="0" w:space="0" w:color="auto"/>
        <w:right w:val="none" w:sz="0" w:space="0" w:color="auto"/>
      </w:divBdr>
    </w:div>
    <w:div w:id="54090562">
      <w:bodyDiv w:val="1"/>
      <w:marLeft w:val="0"/>
      <w:marRight w:val="0"/>
      <w:marTop w:val="0"/>
      <w:marBottom w:val="0"/>
      <w:divBdr>
        <w:top w:val="none" w:sz="0" w:space="0" w:color="auto"/>
        <w:left w:val="none" w:sz="0" w:space="0" w:color="auto"/>
        <w:bottom w:val="none" w:sz="0" w:space="0" w:color="auto"/>
        <w:right w:val="none" w:sz="0" w:space="0" w:color="auto"/>
      </w:divBdr>
    </w:div>
    <w:div w:id="63644103">
      <w:bodyDiv w:val="1"/>
      <w:marLeft w:val="0"/>
      <w:marRight w:val="0"/>
      <w:marTop w:val="0"/>
      <w:marBottom w:val="0"/>
      <w:divBdr>
        <w:top w:val="none" w:sz="0" w:space="0" w:color="auto"/>
        <w:left w:val="none" w:sz="0" w:space="0" w:color="auto"/>
        <w:bottom w:val="none" w:sz="0" w:space="0" w:color="auto"/>
        <w:right w:val="none" w:sz="0" w:space="0" w:color="auto"/>
      </w:divBdr>
    </w:div>
    <w:div w:id="68502216">
      <w:bodyDiv w:val="1"/>
      <w:marLeft w:val="0"/>
      <w:marRight w:val="0"/>
      <w:marTop w:val="0"/>
      <w:marBottom w:val="0"/>
      <w:divBdr>
        <w:top w:val="none" w:sz="0" w:space="0" w:color="auto"/>
        <w:left w:val="none" w:sz="0" w:space="0" w:color="auto"/>
        <w:bottom w:val="none" w:sz="0" w:space="0" w:color="auto"/>
        <w:right w:val="none" w:sz="0" w:space="0" w:color="auto"/>
      </w:divBdr>
    </w:div>
    <w:div w:id="68888072">
      <w:bodyDiv w:val="1"/>
      <w:marLeft w:val="0"/>
      <w:marRight w:val="0"/>
      <w:marTop w:val="0"/>
      <w:marBottom w:val="0"/>
      <w:divBdr>
        <w:top w:val="none" w:sz="0" w:space="0" w:color="auto"/>
        <w:left w:val="none" w:sz="0" w:space="0" w:color="auto"/>
        <w:bottom w:val="none" w:sz="0" w:space="0" w:color="auto"/>
        <w:right w:val="none" w:sz="0" w:space="0" w:color="auto"/>
      </w:divBdr>
    </w:div>
    <w:div w:id="76874509">
      <w:bodyDiv w:val="1"/>
      <w:marLeft w:val="0"/>
      <w:marRight w:val="0"/>
      <w:marTop w:val="0"/>
      <w:marBottom w:val="0"/>
      <w:divBdr>
        <w:top w:val="none" w:sz="0" w:space="0" w:color="auto"/>
        <w:left w:val="none" w:sz="0" w:space="0" w:color="auto"/>
        <w:bottom w:val="none" w:sz="0" w:space="0" w:color="auto"/>
        <w:right w:val="none" w:sz="0" w:space="0" w:color="auto"/>
      </w:divBdr>
    </w:div>
    <w:div w:id="78067803">
      <w:bodyDiv w:val="1"/>
      <w:marLeft w:val="0"/>
      <w:marRight w:val="0"/>
      <w:marTop w:val="0"/>
      <w:marBottom w:val="0"/>
      <w:divBdr>
        <w:top w:val="none" w:sz="0" w:space="0" w:color="auto"/>
        <w:left w:val="none" w:sz="0" w:space="0" w:color="auto"/>
        <w:bottom w:val="none" w:sz="0" w:space="0" w:color="auto"/>
        <w:right w:val="none" w:sz="0" w:space="0" w:color="auto"/>
      </w:divBdr>
      <w:divsChild>
        <w:div w:id="1045181580">
          <w:marLeft w:val="0"/>
          <w:marRight w:val="0"/>
          <w:marTop w:val="0"/>
          <w:marBottom w:val="0"/>
          <w:divBdr>
            <w:top w:val="none" w:sz="0" w:space="0" w:color="auto"/>
            <w:left w:val="none" w:sz="0" w:space="0" w:color="auto"/>
            <w:bottom w:val="none" w:sz="0" w:space="0" w:color="auto"/>
            <w:right w:val="none" w:sz="0" w:space="0" w:color="auto"/>
          </w:divBdr>
          <w:divsChild>
            <w:div w:id="15925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1073">
      <w:bodyDiv w:val="1"/>
      <w:marLeft w:val="0"/>
      <w:marRight w:val="0"/>
      <w:marTop w:val="0"/>
      <w:marBottom w:val="0"/>
      <w:divBdr>
        <w:top w:val="none" w:sz="0" w:space="0" w:color="auto"/>
        <w:left w:val="none" w:sz="0" w:space="0" w:color="auto"/>
        <w:bottom w:val="none" w:sz="0" w:space="0" w:color="auto"/>
        <w:right w:val="none" w:sz="0" w:space="0" w:color="auto"/>
      </w:divBdr>
    </w:div>
    <w:div w:id="88161451">
      <w:bodyDiv w:val="1"/>
      <w:marLeft w:val="0"/>
      <w:marRight w:val="0"/>
      <w:marTop w:val="0"/>
      <w:marBottom w:val="0"/>
      <w:divBdr>
        <w:top w:val="none" w:sz="0" w:space="0" w:color="auto"/>
        <w:left w:val="none" w:sz="0" w:space="0" w:color="auto"/>
        <w:bottom w:val="none" w:sz="0" w:space="0" w:color="auto"/>
        <w:right w:val="none" w:sz="0" w:space="0" w:color="auto"/>
      </w:divBdr>
    </w:div>
    <w:div w:id="88892928">
      <w:bodyDiv w:val="1"/>
      <w:marLeft w:val="0"/>
      <w:marRight w:val="0"/>
      <w:marTop w:val="0"/>
      <w:marBottom w:val="0"/>
      <w:divBdr>
        <w:top w:val="none" w:sz="0" w:space="0" w:color="auto"/>
        <w:left w:val="none" w:sz="0" w:space="0" w:color="auto"/>
        <w:bottom w:val="none" w:sz="0" w:space="0" w:color="auto"/>
        <w:right w:val="none" w:sz="0" w:space="0" w:color="auto"/>
      </w:divBdr>
    </w:div>
    <w:div w:id="92820304">
      <w:bodyDiv w:val="1"/>
      <w:marLeft w:val="0"/>
      <w:marRight w:val="0"/>
      <w:marTop w:val="0"/>
      <w:marBottom w:val="0"/>
      <w:divBdr>
        <w:top w:val="none" w:sz="0" w:space="0" w:color="auto"/>
        <w:left w:val="none" w:sz="0" w:space="0" w:color="auto"/>
        <w:bottom w:val="none" w:sz="0" w:space="0" w:color="auto"/>
        <w:right w:val="none" w:sz="0" w:space="0" w:color="auto"/>
      </w:divBdr>
    </w:div>
    <w:div w:id="97024929">
      <w:bodyDiv w:val="1"/>
      <w:marLeft w:val="0"/>
      <w:marRight w:val="0"/>
      <w:marTop w:val="0"/>
      <w:marBottom w:val="0"/>
      <w:divBdr>
        <w:top w:val="none" w:sz="0" w:space="0" w:color="auto"/>
        <w:left w:val="none" w:sz="0" w:space="0" w:color="auto"/>
        <w:bottom w:val="none" w:sz="0" w:space="0" w:color="auto"/>
        <w:right w:val="none" w:sz="0" w:space="0" w:color="auto"/>
      </w:divBdr>
    </w:div>
    <w:div w:id="97455376">
      <w:bodyDiv w:val="1"/>
      <w:marLeft w:val="0"/>
      <w:marRight w:val="0"/>
      <w:marTop w:val="0"/>
      <w:marBottom w:val="0"/>
      <w:divBdr>
        <w:top w:val="none" w:sz="0" w:space="0" w:color="auto"/>
        <w:left w:val="none" w:sz="0" w:space="0" w:color="auto"/>
        <w:bottom w:val="none" w:sz="0" w:space="0" w:color="auto"/>
        <w:right w:val="none" w:sz="0" w:space="0" w:color="auto"/>
      </w:divBdr>
    </w:div>
    <w:div w:id="101843717">
      <w:bodyDiv w:val="1"/>
      <w:marLeft w:val="0"/>
      <w:marRight w:val="0"/>
      <w:marTop w:val="0"/>
      <w:marBottom w:val="0"/>
      <w:divBdr>
        <w:top w:val="none" w:sz="0" w:space="0" w:color="auto"/>
        <w:left w:val="none" w:sz="0" w:space="0" w:color="auto"/>
        <w:bottom w:val="none" w:sz="0" w:space="0" w:color="auto"/>
        <w:right w:val="none" w:sz="0" w:space="0" w:color="auto"/>
      </w:divBdr>
    </w:div>
    <w:div w:id="102530389">
      <w:bodyDiv w:val="1"/>
      <w:marLeft w:val="0"/>
      <w:marRight w:val="0"/>
      <w:marTop w:val="0"/>
      <w:marBottom w:val="0"/>
      <w:divBdr>
        <w:top w:val="none" w:sz="0" w:space="0" w:color="auto"/>
        <w:left w:val="none" w:sz="0" w:space="0" w:color="auto"/>
        <w:bottom w:val="none" w:sz="0" w:space="0" w:color="auto"/>
        <w:right w:val="none" w:sz="0" w:space="0" w:color="auto"/>
      </w:divBdr>
    </w:div>
    <w:div w:id="105544980">
      <w:bodyDiv w:val="1"/>
      <w:marLeft w:val="0"/>
      <w:marRight w:val="0"/>
      <w:marTop w:val="0"/>
      <w:marBottom w:val="0"/>
      <w:divBdr>
        <w:top w:val="none" w:sz="0" w:space="0" w:color="auto"/>
        <w:left w:val="none" w:sz="0" w:space="0" w:color="auto"/>
        <w:bottom w:val="none" w:sz="0" w:space="0" w:color="auto"/>
        <w:right w:val="none" w:sz="0" w:space="0" w:color="auto"/>
      </w:divBdr>
    </w:div>
    <w:div w:id="105590302">
      <w:bodyDiv w:val="1"/>
      <w:marLeft w:val="0"/>
      <w:marRight w:val="0"/>
      <w:marTop w:val="0"/>
      <w:marBottom w:val="0"/>
      <w:divBdr>
        <w:top w:val="none" w:sz="0" w:space="0" w:color="auto"/>
        <w:left w:val="none" w:sz="0" w:space="0" w:color="auto"/>
        <w:bottom w:val="none" w:sz="0" w:space="0" w:color="auto"/>
        <w:right w:val="none" w:sz="0" w:space="0" w:color="auto"/>
      </w:divBdr>
    </w:div>
    <w:div w:id="112989390">
      <w:bodyDiv w:val="1"/>
      <w:marLeft w:val="0"/>
      <w:marRight w:val="0"/>
      <w:marTop w:val="0"/>
      <w:marBottom w:val="0"/>
      <w:divBdr>
        <w:top w:val="none" w:sz="0" w:space="0" w:color="auto"/>
        <w:left w:val="none" w:sz="0" w:space="0" w:color="auto"/>
        <w:bottom w:val="none" w:sz="0" w:space="0" w:color="auto"/>
        <w:right w:val="none" w:sz="0" w:space="0" w:color="auto"/>
      </w:divBdr>
    </w:div>
    <w:div w:id="122307525">
      <w:bodyDiv w:val="1"/>
      <w:marLeft w:val="0"/>
      <w:marRight w:val="0"/>
      <w:marTop w:val="0"/>
      <w:marBottom w:val="0"/>
      <w:divBdr>
        <w:top w:val="none" w:sz="0" w:space="0" w:color="auto"/>
        <w:left w:val="none" w:sz="0" w:space="0" w:color="auto"/>
        <w:bottom w:val="none" w:sz="0" w:space="0" w:color="auto"/>
        <w:right w:val="none" w:sz="0" w:space="0" w:color="auto"/>
      </w:divBdr>
    </w:div>
    <w:div w:id="133063065">
      <w:bodyDiv w:val="1"/>
      <w:marLeft w:val="0"/>
      <w:marRight w:val="0"/>
      <w:marTop w:val="0"/>
      <w:marBottom w:val="0"/>
      <w:divBdr>
        <w:top w:val="none" w:sz="0" w:space="0" w:color="auto"/>
        <w:left w:val="none" w:sz="0" w:space="0" w:color="auto"/>
        <w:bottom w:val="none" w:sz="0" w:space="0" w:color="auto"/>
        <w:right w:val="none" w:sz="0" w:space="0" w:color="auto"/>
      </w:divBdr>
    </w:div>
    <w:div w:id="141387224">
      <w:bodyDiv w:val="1"/>
      <w:marLeft w:val="0"/>
      <w:marRight w:val="0"/>
      <w:marTop w:val="0"/>
      <w:marBottom w:val="0"/>
      <w:divBdr>
        <w:top w:val="none" w:sz="0" w:space="0" w:color="auto"/>
        <w:left w:val="none" w:sz="0" w:space="0" w:color="auto"/>
        <w:bottom w:val="none" w:sz="0" w:space="0" w:color="auto"/>
        <w:right w:val="none" w:sz="0" w:space="0" w:color="auto"/>
      </w:divBdr>
    </w:div>
    <w:div w:id="142042561">
      <w:bodyDiv w:val="1"/>
      <w:marLeft w:val="0"/>
      <w:marRight w:val="0"/>
      <w:marTop w:val="0"/>
      <w:marBottom w:val="0"/>
      <w:divBdr>
        <w:top w:val="none" w:sz="0" w:space="0" w:color="auto"/>
        <w:left w:val="none" w:sz="0" w:space="0" w:color="auto"/>
        <w:bottom w:val="none" w:sz="0" w:space="0" w:color="auto"/>
        <w:right w:val="none" w:sz="0" w:space="0" w:color="auto"/>
      </w:divBdr>
    </w:div>
    <w:div w:id="150754457">
      <w:bodyDiv w:val="1"/>
      <w:marLeft w:val="0"/>
      <w:marRight w:val="0"/>
      <w:marTop w:val="0"/>
      <w:marBottom w:val="0"/>
      <w:divBdr>
        <w:top w:val="none" w:sz="0" w:space="0" w:color="auto"/>
        <w:left w:val="none" w:sz="0" w:space="0" w:color="auto"/>
        <w:bottom w:val="none" w:sz="0" w:space="0" w:color="auto"/>
        <w:right w:val="none" w:sz="0" w:space="0" w:color="auto"/>
      </w:divBdr>
    </w:div>
    <w:div w:id="154339221">
      <w:bodyDiv w:val="1"/>
      <w:marLeft w:val="0"/>
      <w:marRight w:val="0"/>
      <w:marTop w:val="0"/>
      <w:marBottom w:val="0"/>
      <w:divBdr>
        <w:top w:val="none" w:sz="0" w:space="0" w:color="auto"/>
        <w:left w:val="none" w:sz="0" w:space="0" w:color="auto"/>
        <w:bottom w:val="none" w:sz="0" w:space="0" w:color="auto"/>
        <w:right w:val="none" w:sz="0" w:space="0" w:color="auto"/>
      </w:divBdr>
    </w:div>
    <w:div w:id="157574163">
      <w:bodyDiv w:val="1"/>
      <w:marLeft w:val="0"/>
      <w:marRight w:val="0"/>
      <w:marTop w:val="0"/>
      <w:marBottom w:val="0"/>
      <w:divBdr>
        <w:top w:val="none" w:sz="0" w:space="0" w:color="auto"/>
        <w:left w:val="none" w:sz="0" w:space="0" w:color="auto"/>
        <w:bottom w:val="none" w:sz="0" w:space="0" w:color="auto"/>
        <w:right w:val="none" w:sz="0" w:space="0" w:color="auto"/>
      </w:divBdr>
    </w:div>
    <w:div w:id="160312452">
      <w:bodyDiv w:val="1"/>
      <w:marLeft w:val="0"/>
      <w:marRight w:val="0"/>
      <w:marTop w:val="0"/>
      <w:marBottom w:val="0"/>
      <w:divBdr>
        <w:top w:val="none" w:sz="0" w:space="0" w:color="auto"/>
        <w:left w:val="none" w:sz="0" w:space="0" w:color="auto"/>
        <w:bottom w:val="none" w:sz="0" w:space="0" w:color="auto"/>
        <w:right w:val="none" w:sz="0" w:space="0" w:color="auto"/>
      </w:divBdr>
      <w:divsChild>
        <w:div w:id="1878737475">
          <w:marLeft w:val="0"/>
          <w:marRight w:val="0"/>
          <w:marTop w:val="0"/>
          <w:marBottom w:val="0"/>
          <w:divBdr>
            <w:top w:val="none" w:sz="0" w:space="0" w:color="auto"/>
            <w:left w:val="none" w:sz="0" w:space="0" w:color="auto"/>
            <w:bottom w:val="none" w:sz="0" w:space="0" w:color="auto"/>
            <w:right w:val="none" w:sz="0" w:space="0" w:color="auto"/>
          </w:divBdr>
          <w:divsChild>
            <w:div w:id="874543422">
              <w:marLeft w:val="0"/>
              <w:marRight w:val="0"/>
              <w:marTop w:val="0"/>
              <w:marBottom w:val="0"/>
              <w:divBdr>
                <w:top w:val="none" w:sz="0" w:space="0" w:color="auto"/>
                <w:left w:val="none" w:sz="0" w:space="0" w:color="auto"/>
                <w:bottom w:val="none" w:sz="0" w:space="0" w:color="auto"/>
                <w:right w:val="none" w:sz="0" w:space="0" w:color="auto"/>
              </w:divBdr>
              <w:divsChild>
                <w:div w:id="1103841817">
                  <w:marLeft w:val="0"/>
                  <w:marRight w:val="0"/>
                  <w:marTop w:val="0"/>
                  <w:marBottom w:val="0"/>
                  <w:divBdr>
                    <w:top w:val="none" w:sz="0" w:space="0" w:color="auto"/>
                    <w:left w:val="none" w:sz="0" w:space="0" w:color="auto"/>
                    <w:bottom w:val="none" w:sz="0" w:space="0" w:color="auto"/>
                    <w:right w:val="none" w:sz="0" w:space="0" w:color="auto"/>
                  </w:divBdr>
                  <w:divsChild>
                    <w:div w:id="709765745">
                      <w:marLeft w:val="0"/>
                      <w:marRight w:val="0"/>
                      <w:marTop w:val="0"/>
                      <w:marBottom w:val="0"/>
                      <w:divBdr>
                        <w:top w:val="none" w:sz="0" w:space="0" w:color="auto"/>
                        <w:left w:val="none" w:sz="0" w:space="0" w:color="auto"/>
                        <w:bottom w:val="none" w:sz="0" w:space="0" w:color="auto"/>
                        <w:right w:val="none" w:sz="0" w:space="0" w:color="auto"/>
                      </w:divBdr>
                      <w:divsChild>
                        <w:div w:id="2056150457">
                          <w:marLeft w:val="0"/>
                          <w:marRight w:val="0"/>
                          <w:marTop w:val="0"/>
                          <w:marBottom w:val="0"/>
                          <w:divBdr>
                            <w:top w:val="none" w:sz="0" w:space="0" w:color="auto"/>
                            <w:left w:val="none" w:sz="0" w:space="0" w:color="auto"/>
                            <w:bottom w:val="none" w:sz="0" w:space="0" w:color="auto"/>
                            <w:right w:val="none" w:sz="0" w:space="0" w:color="auto"/>
                          </w:divBdr>
                          <w:divsChild>
                            <w:div w:id="984623710">
                              <w:marLeft w:val="0"/>
                              <w:marRight w:val="0"/>
                              <w:marTop w:val="0"/>
                              <w:marBottom w:val="0"/>
                              <w:divBdr>
                                <w:top w:val="none" w:sz="0" w:space="0" w:color="auto"/>
                                <w:left w:val="none" w:sz="0" w:space="0" w:color="auto"/>
                                <w:bottom w:val="none" w:sz="0" w:space="0" w:color="auto"/>
                                <w:right w:val="none" w:sz="0" w:space="0" w:color="auto"/>
                              </w:divBdr>
                              <w:divsChild>
                                <w:div w:id="744914017">
                                  <w:marLeft w:val="0"/>
                                  <w:marRight w:val="0"/>
                                  <w:marTop w:val="0"/>
                                  <w:marBottom w:val="0"/>
                                  <w:divBdr>
                                    <w:top w:val="none" w:sz="0" w:space="0" w:color="auto"/>
                                    <w:left w:val="none" w:sz="0" w:space="0" w:color="auto"/>
                                    <w:bottom w:val="none" w:sz="0" w:space="0" w:color="auto"/>
                                    <w:right w:val="none" w:sz="0" w:space="0" w:color="auto"/>
                                  </w:divBdr>
                                  <w:divsChild>
                                    <w:div w:id="6799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77633">
          <w:marLeft w:val="0"/>
          <w:marRight w:val="0"/>
          <w:marTop w:val="0"/>
          <w:marBottom w:val="0"/>
          <w:divBdr>
            <w:top w:val="none" w:sz="0" w:space="0" w:color="auto"/>
            <w:left w:val="none" w:sz="0" w:space="0" w:color="auto"/>
            <w:bottom w:val="none" w:sz="0" w:space="0" w:color="auto"/>
            <w:right w:val="none" w:sz="0" w:space="0" w:color="auto"/>
          </w:divBdr>
          <w:divsChild>
            <w:div w:id="424614837">
              <w:marLeft w:val="0"/>
              <w:marRight w:val="0"/>
              <w:marTop w:val="0"/>
              <w:marBottom w:val="0"/>
              <w:divBdr>
                <w:top w:val="none" w:sz="0" w:space="0" w:color="auto"/>
                <w:left w:val="none" w:sz="0" w:space="0" w:color="auto"/>
                <w:bottom w:val="none" w:sz="0" w:space="0" w:color="auto"/>
                <w:right w:val="none" w:sz="0" w:space="0" w:color="auto"/>
              </w:divBdr>
              <w:divsChild>
                <w:div w:id="1601797960">
                  <w:marLeft w:val="0"/>
                  <w:marRight w:val="0"/>
                  <w:marTop w:val="0"/>
                  <w:marBottom w:val="0"/>
                  <w:divBdr>
                    <w:top w:val="none" w:sz="0" w:space="0" w:color="auto"/>
                    <w:left w:val="none" w:sz="0" w:space="0" w:color="auto"/>
                    <w:bottom w:val="none" w:sz="0" w:space="0" w:color="auto"/>
                    <w:right w:val="none" w:sz="0" w:space="0" w:color="auto"/>
                  </w:divBdr>
                  <w:divsChild>
                    <w:div w:id="1334600046">
                      <w:marLeft w:val="0"/>
                      <w:marRight w:val="0"/>
                      <w:marTop w:val="0"/>
                      <w:marBottom w:val="0"/>
                      <w:divBdr>
                        <w:top w:val="none" w:sz="0" w:space="0" w:color="auto"/>
                        <w:left w:val="none" w:sz="0" w:space="0" w:color="auto"/>
                        <w:bottom w:val="none" w:sz="0" w:space="0" w:color="auto"/>
                        <w:right w:val="none" w:sz="0" w:space="0" w:color="auto"/>
                      </w:divBdr>
                      <w:divsChild>
                        <w:div w:id="1829125470">
                          <w:marLeft w:val="0"/>
                          <w:marRight w:val="0"/>
                          <w:marTop w:val="0"/>
                          <w:marBottom w:val="0"/>
                          <w:divBdr>
                            <w:top w:val="none" w:sz="0" w:space="0" w:color="auto"/>
                            <w:left w:val="none" w:sz="0" w:space="0" w:color="auto"/>
                            <w:bottom w:val="none" w:sz="0" w:space="0" w:color="auto"/>
                            <w:right w:val="none" w:sz="0" w:space="0" w:color="auto"/>
                          </w:divBdr>
                          <w:divsChild>
                            <w:div w:id="210187868">
                              <w:marLeft w:val="0"/>
                              <w:marRight w:val="0"/>
                              <w:marTop w:val="0"/>
                              <w:marBottom w:val="0"/>
                              <w:divBdr>
                                <w:top w:val="none" w:sz="0" w:space="0" w:color="auto"/>
                                <w:left w:val="none" w:sz="0" w:space="0" w:color="auto"/>
                                <w:bottom w:val="none" w:sz="0" w:space="0" w:color="auto"/>
                                <w:right w:val="none" w:sz="0" w:space="0" w:color="auto"/>
                              </w:divBdr>
                              <w:divsChild>
                                <w:div w:id="1812097499">
                                  <w:marLeft w:val="0"/>
                                  <w:marRight w:val="0"/>
                                  <w:marTop w:val="0"/>
                                  <w:marBottom w:val="0"/>
                                  <w:divBdr>
                                    <w:top w:val="none" w:sz="0" w:space="0" w:color="auto"/>
                                    <w:left w:val="none" w:sz="0" w:space="0" w:color="auto"/>
                                    <w:bottom w:val="none" w:sz="0" w:space="0" w:color="auto"/>
                                    <w:right w:val="none" w:sz="0" w:space="0" w:color="auto"/>
                                  </w:divBdr>
                                  <w:divsChild>
                                    <w:div w:id="1339234629">
                                      <w:marLeft w:val="0"/>
                                      <w:marRight w:val="0"/>
                                      <w:marTop w:val="0"/>
                                      <w:marBottom w:val="0"/>
                                      <w:divBdr>
                                        <w:top w:val="none" w:sz="0" w:space="0" w:color="auto"/>
                                        <w:left w:val="none" w:sz="0" w:space="0" w:color="auto"/>
                                        <w:bottom w:val="none" w:sz="0" w:space="0" w:color="auto"/>
                                        <w:right w:val="none" w:sz="0" w:space="0" w:color="auto"/>
                                      </w:divBdr>
                                      <w:divsChild>
                                        <w:div w:id="64443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4518638">
          <w:marLeft w:val="0"/>
          <w:marRight w:val="0"/>
          <w:marTop w:val="0"/>
          <w:marBottom w:val="0"/>
          <w:divBdr>
            <w:top w:val="none" w:sz="0" w:space="0" w:color="auto"/>
            <w:left w:val="none" w:sz="0" w:space="0" w:color="auto"/>
            <w:bottom w:val="none" w:sz="0" w:space="0" w:color="auto"/>
            <w:right w:val="none" w:sz="0" w:space="0" w:color="auto"/>
          </w:divBdr>
          <w:divsChild>
            <w:div w:id="1248996130">
              <w:marLeft w:val="0"/>
              <w:marRight w:val="0"/>
              <w:marTop w:val="0"/>
              <w:marBottom w:val="0"/>
              <w:divBdr>
                <w:top w:val="none" w:sz="0" w:space="0" w:color="auto"/>
                <w:left w:val="none" w:sz="0" w:space="0" w:color="auto"/>
                <w:bottom w:val="none" w:sz="0" w:space="0" w:color="auto"/>
                <w:right w:val="none" w:sz="0" w:space="0" w:color="auto"/>
              </w:divBdr>
              <w:divsChild>
                <w:div w:id="248006021">
                  <w:marLeft w:val="0"/>
                  <w:marRight w:val="0"/>
                  <w:marTop w:val="0"/>
                  <w:marBottom w:val="0"/>
                  <w:divBdr>
                    <w:top w:val="none" w:sz="0" w:space="0" w:color="auto"/>
                    <w:left w:val="none" w:sz="0" w:space="0" w:color="auto"/>
                    <w:bottom w:val="none" w:sz="0" w:space="0" w:color="auto"/>
                    <w:right w:val="none" w:sz="0" w:space="0" w:color="auto"/>
                  </w:divBdr>
                  <w:divsChild>
                    <w:div w:id="1954898874">
                      <w:marLeft w:val="0"/>
                      <w:marRight w:val="0"/>
                      <w:marTop w:val="0"/>
                      <w:marBottom w:val="0"/>
                      <w:divBdr>
                        <w:top w:val="none" w:sz="0" w:space="0" w:color="auto"/>
                        <w:left w:val="none" w:sz="0" w:space="0" w:color="auto"/>
                        <w:bottom w:val="none" w:sz="0" w:space="0" w:color="auto"/>
                        <w:right w:val="none" w:sz="0" w:space="0" w:color="auto"/>
                      </w:divBdr>
                      <w:divsChild>
                        <w:div w:id="592782121">
                          <w:marLeft w:val="0"/>
                          <w:marRight w:val="0"/>
                          <w:marTop w:val="0"/>
                          <w:marBottom w:val="0"/>
                          <w:divBdr>
                            <w:top w:val="none" w:sz="0" w:space="0" w:color="auto"/>
                            <w:left w:val="none" w:sz="0" w:space="0" w:color="auto"/>
                            <w:bottom w:val="none" w:sz="0" w:space="0" w:color="auto"/>
                            <w:right w:val="none" w:sz="0" w:space="0" w:color="auto"/>
                          </w:divBdr>
                          <w:divsChild>
                            <w:div w:id="356274436">
                              <w:marLeft w:val="0"/>
                              <w:marRight w:val="0"/>
                              <w:marTop w:val="0"/>
                              <w:marBottom w:val="0"/>
                              <w:divBdr>
                                <w:top w:val="none" w:sz="0" w:space="0" w:color="auto"/>
                                <w:left w:val="none" w:sz="0" w:space="0" w:color="auto"/>
                                <w:bottom w:val="none" w:sz="0" w:space="0" w:color="auto"/>
                                <w:right w:val="none" w:sz="0" w:space="0" w:color="auto"/>
                              </w:divBdr>
                              <w:divsChild>
                                <w:div w:id="580598402">
                                  <w:marLeft w:val="0"/>
                                  <w:marRight w:val="0"/>
                                  <w:marTop w:val="0"/>
                                  <w:marBottom w:val="0"/>
                                  <w:divBdr>
                                    <w:top w:val="none" w:sz="0" w:space="0" w:color="auto"/>
                                    <w:left w:val="none" w:sz="0" w:space="0" w:color="auto"/>
                                    <w:bottom w:val="none" w:sz="0" w:space="0" w:color="auto"/>
                                    <w:right w:val="none" w:sz="0" w:space="0" w:color="auto"/>
                                  </w:divBdr>
                                  <w:divsChild>
                                    <w:div w:id="17736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9937960">
                  <w:marLeft w:val="0"/>
                  <w:marRight w:val="0"/>
                  <w:marTop w:val="0"/>
                  <w:marBottom w:val="0"/>
                  <w:divBdr>
                    <w:top w:val="none" w:sz="0" w:space="0" w:color="auto"/>
                    <w:left w:val="none" w:sz="0" w:space="0" w:color="auto"/>
                    <w:bottom w:val="none" w:sz="0" w:space="0" w:color="auto"/>
                    <w:right w:val="none" w:sz="0" w:space="0" w:color="auto"/>
                  </w:divBdr>
                  <w:divsChild>
                    <w:div w:id="605507630">
                      <w:marLeft w:val="0"/>
                      <w:marRight w:val="0"/>
                      <w:marTop w:val="0"/>
                      <w:marBottom w:val="0"/>
                      <w:divBdr>
                        <w:top w:val="none" w:sz="0" w:space="0" w:color="auto"/>
                        <w:left w:val="none" w:sz="0" w:space="0" w:color="auto"/>
                        <w:bottom w:val="none" w:sz="0" w:space="0" w:color="auto"/>
                        <w:right w:val="none" w:sz="0" w:space="0" w:color="auto"/>
                      </w:divBdr>
                      <w:divsChild>
                        <w:div w:id="1392658925">
                          <w:marLeft w:val="0"/>
                          <w:marRight w:val="0"/>
                          <w:marTop w:val="0"/>
                          <w:marBottom w:val="0"/>
                          <w:divBdr>
                            <w:top w:val="none" w:sz="0" w:space="0" w:color="auto"/>
                            <w:left w:val="none" w:sz="0" w:space="0" w:color="auto"/>
                            <w:bottom w:val="none" w:sz="0" w:space="0" w:color="auto"/>
                            <w:right w:val="none" w:sz="0" w:space="0" w:color="auto"/>
                          </w:divBdr>
                          <w:divsChild>
                            <w:div w:id="319893413">
                              <w:marLeft w:val="0"/>
                              <w:marRight w:val="0"/>
                              <w:marTop w:val="0"/>
                              <w:marBottom w:val="0"/>
                              <w:divBdr>
                                <w:top w:val="none" w:sz="0" w:space="0" w:color="auto"/>
                                <w:left w:val="none" w:sz="0" w:space="0" w:color="auto"/>
                                <w:bottom w:val="none" w:sz="0" w:space="0" w:color="auto"/>
                                <w:right w:val="none" w:sz="0" w:space="0" w:color="auto"/>
                              </w:divBdr>
                              <w:divsChild>
                                <w:div w:id="757945587">
                                  <w:marLeft w:val="0"/>
                                  <w:marRight w:val="0"/>
                                  <w:marTop w:val="0"/>
                                  <w:marBottom w:val="0"/>
                                  <w:divBdr>
                                    <w:top w:val="none" w:sz="0" w:space="0" w:color="auto"/>
                                    <w:left w:val="none" w:sz="0" w:space="0" w:color="auto"/>
                                    <w:bottom w:val="none" w:sz="0" w:space="0" w:color="auto"/>
                                    <w:right w:val="none" w:sz="0" w:space="0" w:color="auto"/>
                                  </w:divBdr>
                                  <w:divsChild>
                                    <w:div w:id="170185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058058">
      <w:bodyDiv w:val="1"/>
      <w:marLeft w:val="0"/>
      <w:marRight w:val="0"/>
      <w:marTop w:val="0"/>
      <w:marBottom w:val="0"/>
      <w:divBdr>
        <w:top w:val="none" w:sz="0" w:space="0" w:color="auto"/>
        <w:left w:val="none" w:sz="0" w:space="0" w:color="auto"/>
        <w:bottom w:val="none" w:sz="0" w:space="0" w:color="auto"/>
        <w:right w:val="none" w:sz="0" w:space="0" w:color="auto"/>
      </w:divBdr>
    </w:div>
    <w:div w:id="164323819">
      <w:bodyDiv w:val="1"/>
      <w:marLeft w:val="0"/>
      <w:marRight w:val="0"/>
      <w:marTop w:val="0"/>
      <w:marBottom w:val="0"/>
      <w:divBdr>
        <w:top w:val="none" w:sz="0" w:space="0" w:color="auto"/>
        <w:left w:val="none" w:sz="0" w:space="0" w:color="auto"/>
        <w:bottom w:val="none" w:sz="0" w:space="0" w:color="auto"/>
        <w:right w:val="none" w:sz="0" w:space="0" w:color="auto"/>
      </w:divBdr>
    </w:div>
    <w:div w:id="167644103">
      <w:bodyDiv w:val="1"/>
      <w:marLeft w:val="0"/>
      <w:marRight w:val="0"/>
      <w:marTop w:val="0"/>
      <w:marBottom w:val="0"/>
      <w:divBdr>
        <w:top w:val="none" w:sz="0" w:space="0" w:color="auto"/>
        <w:left w:val="none" w:sz="0" w:space="0" w:color="auto"/>
        <w:bottom w:val="none" w:sz="0" w:space="0" w:color="auto"/>
        <w:right w:val="none" w:sz="0" w:space="0" w:color="auto"/>
      </w:divBdr>
    </w:div>
    <w:div w:id="175002421">
      <w:bodyDiv w:val="1"/>
      <w:marLeft w:val="0"/>
      <w:marRight w:val="0"/>
      <w:marTop w:val="0"/>
      <w:marBottom w:val="0"/>
      <w:divBdr>
        <w:top w:val="none" w:sz="0" w:space="0" w:color="auto"/>
        <w:left w:val="none" w:sz="0" w:space="0" w:color="auto"/>
        <w:bottom w:val="none" w:sz="0" w:space="0" w:color="auto"/>
        <w:right w:val="none" w:sz="0" w:space="0" w:color="auto"/>
      </w:divBdr>
    </w:div>
    <w:div w:id="175731853">
      <w:bodyDiv w:val="1"/>
      <w:marLeft w:val="0"/>
      <w:marRight w:val="0"/>
      <w:marTop w:val="0"/>
      <w:marBottom w:val="0"/>
      <w:divBdr>
        <w:top w:val="none" w:sz="0" w:space="0" w:color="auto"/>
        <w:left w:val="none" w:sz="0" w:space="0" w:color="auto"/>
        <w:bottom w:val="none" w:sz="0" w:space="0" w:color="auto"/>
        <w:right w:val="none" w:sz="0" w:space="0" w:color="auto"/>
      </w:divBdr>
    </w:div>
    <w:div w:id="177014474">
      <w:bodyDiv w:val="1"/>
      <w:marLeft w:val="0"/>
      <w:marRight w:val="0"/>
      <w:marTop w:val="0"/>
      <w:marBottom w:val="0"/>
      <w:divBdr>
        <w:top w:val="none" w:sz="0" w:space="0" w:color="auto"/>
        <w:left w:val="none" w:sz="0" w:space="0" w:color="auto"/>
        <w:bottom w:val="none" w:sz="0" w:space="0" w:color="auto"/>
        <w:right w:val="none" w:sz="0" w:space="0" w:color="auto"/>
      </w:divBdr>
    </w:div>
    <w:div w:id="192767261">
      <w:bodyDiv w:val="1"/>
      <w:marLeft w:val="0"/>
      <w:marRight w:val="0"/>
      <w:marTop w:val="0"/>
      <w:marBottom w:val="0"/>
      <w:divBdr>
        <w:top w:val="none" w:sz="0" w:space="0" w:color="auto"/>
        <w:left w:val="none" w:sz="0" w:space="0" w:color="auto"/>
        <w:bottom w:val="none" w:sz="0" w:space="0" w:color="auto"/>
        <w:right w:val="none" w:sz="0" w:space="0" w:color="auto"/>
      </w:divBdr>
    </w:div>
    <w:div w:id="198207021">
      <w:bodyDiv w:val="1"/>
      <w:marLeft w:val="0"/>
      <w:marRight w:val="0"/>
      <w:marTop w:val="0"/>
      <w:marBottom w:val="0"/>
      <w:divBdr>
        <w:top w:val="none" w:sz="0" w:space="0" w:color="auto"/>
        <w:left w:val="none" w:sz="0" w:space="0" w:color="auto"/>
        <w:bottom w:val="none" w:sz="0" w:space="0" w:color="auto"/>
        <w:right w:val="none" w:sz="0" w:space="0" w:color="auto"/>
      </w:divBdr>
    </w:div>
    <w:div w:id="199514514">
      <w:bodyDiv w:val="1"/>
      <w:marLeft w:val="0"/>
      <w:marRight w:val="0"/>
      <w:marTop w:val="0"/>
      <w:marBottom w:val="0"/>
      <w:divBdr>
        <w:top w:val="none" w:sz="0" w:space="0" w:color="auto"/>
        <w:left w:val="none" w:sz="0" w:space="0" w:color="auto"/>
        <w:bottom w:val="none" w:sz="0" w:space="0" w:color="auto"/>
        <w:right w:val="none" w:sz="0" w:space="0" w:color="auto"/>
      </w:divBdr>
    </w:div>
    <w:div w:id="200095040">
      <w:bodyDiv w:val="1"/>
      <w:marLeft w:val="0"/>
      <w:marRight w:val="0"/>
      <w:marTop w:val="0"/>
      <w:marBottom w:val="0"/>
      <w:divBdr>
        <w:top w:val="none" w:sz="0" w:space="0" w:color="auto"/>
        <w:left w:val="none" w:sz="0" w:space="0" w:color="auto"/>
        <w:bottom w:val="none" w:sz="0" w:space="0" w:color="auto"/>
        <w:right w:val="none" w:sz="0" w:space="0" w:color="auto"/>
      </w:divBdr>
    </w:div>
    <w:div w:id="202527142">
      <w:bodyDiv w:val="1"/>
      <w:marLeft w:val="0"/>
      <w:marRight w:val="0"/>
      <w:marTop w:val="0"/>
      <w:marBottom w:val="0"/>
      <w:divBdr>
        <w:top w:val="none" w:sz="0" w:space="0" w:color="auto"/>
        <w:left w:val="none" w:sz="0" w:space="0" w:color="auto"/>
        <w:bottom w:val="none" w:sz="0" w:space="0" w:color="auto"/>
        <w:right w:val="none" w:sz="0" w:space="0" w:color="auto"/>
      </w:divBdr>
    </w:div>
    <w:div w:id="210315196">
      <w:bodyDiv w:val="1"/>
      <w:marLeft w:val="0"/>
      <w:marRight w:val="0"/>
      <w:marTop w:val="0"/>
      <w:marBottom w:val="0"/>
      <w:divBdr>
        <w:top w:val="none" w:sz="0" w:space="0" w:color="auto"/>
        <w:left w:val="none" w:sz="0" w:space="0" w:color="auto"/>
        <w:bottom w:val="none" w:sz="0" w:space="0" w:color="auto"/>
        <w:right w:val="none" w:sz="0" w:space="0" w:color="auto"/>
      </w:divBdr>
    </w:div>
    <w:div w:id="214857158">
      <w:bodyDiv w:val="1"/>
      <w:marLeft w:val="0"/>
      <w:marRight w:val="0"/>
      <w:marTop w:val="0"/>
      <w:marBottom w:val="0"/>
      <w:divBdr>
        <w:top w:val="none" w:sz="0" w:space="0" w:color="auto"/>
        <w:left w:val="none" w:sz="0" w:space="0" w:color="auto"/>
        <w:bottom w:val="none" w:sz="0" w:space="0" w:color="auto"/>
        <w:right w:val="none" w:sz="0" w:space="0" w:color="auto"/>
      </w:divBdr>
    </w:div>
    <w:div w:id="225991730">
      <w:bodyDiv w:val="1"/>
      <w:marLeft w:val="0"/>
      <w:marRight w:val="0"/>
      <w:marTop w:val="0"/>
      <w:marBottom w:val="0"/>
      <w:divBdr>
        <w:top w:val="none" w:sz="0" w:space="0" w:color="auto"/>
        <w:left w:val="none" w:sz="0" w:space="0" w:color="auto"/>
        <w:bottom w:val="none" w:sz="0" w:space="0" w:color="auto"/>
        <w:right w:val="none" w:sz="0" w:space="0" w:color="auto"/>
      </w:divBdr>
    </w:div>
    <w:div w:id="239758064">
      <w:bodyDiv w:val="1"/>
      <w:marLeft w:val="0"/>
      <w:marRight w:val="0"/>
      <w:marTop w:val="0"/>
      <w:marBottom w:val="0"/>
      <w:divBdr>
        <w:top w:val="none" w:sz="0" w:space="0" w:color="auto"/>
        <w:left w:val="none" w:sz="0" w:space="0" w:color="auto"/>
        <w:bottom w:val="none" w:sz="0" w:space="0" w:color="auto"/>
        <w:right w:val="none" w:sz="0" w:space="0" w:color="auto"/>
      </w:divBdr>
    </w:div>
    <w:div w:id="240724005">
      <w:bodyDiv w:val="1"/>
      <w:marLeft w:val="0"/>
      <w:marRight w:val="0"/>
      <w:marTop w:val="0"/>
      <w:marBottom w:val="0"/>
      <w:divBdr>
        <w:top w:val="none" w:sz="0" w:space="0" w:color="auto"/>
        <w:left w:val="none" w:sz="0" w:space="0" w:color="auto"/>
        <w:bottom w:val="none" w:sz="0" w:space="0" w:color="auto"/>
        <w:right w:val="none" w:sz="0" w:space="0" w:color="auto"/>
      </w:divBdr>
    </w:div>
    <w:div w:id="247428743">
      <w:bodyDiv w:val="1"/>
      <w:marLeft w:val="0"/>
      <w:marRight w:val="0"/>
      <w:marTop w:val="0"/>
      <w:marBottom w:val="0"/>
      <w:divBdr>
        <w:top w:val="none" w:sz="0" w:space="0" w:color="auto"/>
        <w:left w:val="none" w:sz="0" w:space="0" w:color="auto"/>
        <w:bottom w:val="none" w:sz="0" w:space="0" w:color="auto"/>
        <w:right w:val="none" w:sz="0" w:space="0" w:color="auto"/>
      </w:divBdr>
    </w:div>
    <w:div w:id="249585757">
      <w:bodyDiv w:val="1"/>
      <w:marLeft w:val="0"/>
      <w:marRight w:val="0"/>
      <w:marTop w:val="0"/>
      <w:marBottom w:val="0"/>
      <w:divBdr>
        <w:top w:val="none" w:sz="0" w:space="0" w:color="auto"/>
        <w:left w:val="none" w:sz="0" w:space="0" w:color="auto"/>
        <w:bottom w:val="none" w:sz="0" w:space="0" w:color="auto"/>
        <w:right w:val="none" w:sz="0" w:space="0" w:color="auto"/>
      </w:divBdr>
    </w:div>
    <w:div w:id="256641127">
      <w:bodyDiv w:val="1"/>
      <w:marLeft w:val="0"/>
      <w:marRight w:val="0"/>
      <w:marTop w:val="0"/>
      <w:marBottom w:val="0"/>
      <w:divBdr>
        <w:top w:val="none" w:sz="0" w:space="0" w:color="auto"/>
        <w:left w:val="none" w:sz="0" w:space="0" w:color="auto"/>
        <w:bottom w:val="none" w:sz="0" w:space="0" w:color="auto"/>
        <w:right w:val="none" w:sz="0" w:space="0" w:color="auto"/>
      </w:divBdr>
    </w:div>
    <w:div w:id="260525888">
      <w:bodyDiv w:val="1"/>
      <w:marLeft w:val="0"/>
      <w:marRight w:val="0"/>
      <w:marTop w:val="0"/>
      <w:marBottom w:val="0"/>
      <w:divBdr>
        <w:top w:val="none" w:sz="0" w:space="0" w:color="auto"/>
        <w:left w:val="none" w:sz="0" w:space="0" w:color="auto"/>
        <w:bottom w:val="none" w:sz="0" w:space="0" w:color="auto"/>
        <w:right w:val="none" w:sz="0" w:space="0" w:color="auto"/>
      </w:divBdr>
    </w:div>
    <w:div w:id="262494897">
      <w:bodyDiv w:val="1"/>
      <w:marLeft w:val="0"/>
      <w:marRight w:val="0"/>
      <w:marTop w:val="0"/>
      <w:marBottom w:val="0"/>
      <w:divBdr>
        <w:top w:val="none" w:sz="0" w:space="0" w:color="auto"/>
        <w:left w:val="none" w:sz="0" w:space="0" w:color="auto"/>
        <w:bottom w:val="none" w:sz="0" w:space="0" w:color="auto"/>
        <w:right w:val="none" w:sz="0" w:space="0" w:color="auto"/>
      </w:divBdr>
    </w:div>
    <w:div w:id="271864915">
      <w:bodyDiv w:val="1"/>
      <w:marLeft w:val="0"/>
      <w:marRight w:val="0"/>
      <w:marTop w:val="0"/>
      <w:marBottom w:val="0"/>
      <w:divBdr>
        <w:top w:val="none" w:sz="0" w:space="0" w:color="auto"/>
        <w:left w:val="none" w:sz="0" w:space="0" w:color="auto"/>
        <w:bottom w:val="none" w:sz="0" w:space="0" w:color="auto"/>
        <w:right w:val="none" w:sz="0" w:space="0" w:color="auto"/>
      </w:divBdr>
    </w:div>
    <w:div w:id="285159447">
      <w:bodyDiv w:val="1"/>
      <w:marLeft w:val="0"/>
      <w:marRight w:val="0"/>
      <w:marTop w:val="0"/>
      <w:marBottom w:val="0"/>
      <w:divBdr>
        <w:top w:val="none" w:sz="0" w:space="0" w:color="auto"/>
        <w:left w:val="none" w:sz="0" w:space="0" w:color="auto"/>
        <w:bottom w:val="none" w:sz="0" w:space="0" w:color="auto"/>
        <w:right w:val="none" w:sz="0" w:space="0" w:color="auto"/>
      </w:divBdr>
    </w:div>
    <w:div w:id="288240202">
      <w:bodyDiv w:val="1"/>
      <w:marLeft w:val="0"/>
      <w:marRight w:val="0"/>
      <w:marTop w:val="0"/>
      <w:marBottom w:val="0"/>
      <w:divBdr>
        <w:top w:val="none" w:sz="0" w:space="0" w:color="auto"/>
        <w:left w:val="none" w:sz="0" w:space="0" w:color="auto"/>
        <w:bottom w:val="none" w:sz="0" w:space="0" w:color="auto"/>
        <w:right w:val="none" w:sz="0" w:space="0" w:color="auto"/>
      </w:divBdr>
    </w:div>
    <w:div w:id="289751628">
      <w:bodyDiv w:val="1"/>
      <w:marLeft w:val="0"/>
      <w:marRight w:val="0"/>
      <w:marTop w:val="0"/>
      <w:marBottom w:val="0"/>
      <w:divBdr>
        <w:top w:val="none" w:sz="0" w:space="0" w:color="auto"/>
        <w:left w:val="none" w:sz="0" w:space="0" w:color="auto"/>
        <w:bottom w:val="none" w:sz="0" w:space="0" w:color="auto"/>
        <w:right w:val="none" w:sz="0" w:space="0" w:color="auto"/>
      </w:divBdr>
    </w:div>
    <w:div w:id="290094881">
      <w:bodyDiv w:val="1"/>
      <w:marLeft w:val="0"/>
      <w:marRight w:val="0"/>
      <w:marTop w:val="0"/>
      <w:marBottom w:val="0"/>
      <w:divBdr>
        <w:top w:val="none" w:sz="0" w:space="0" w:color="auto"/>
        <w:left w:val="none" w:sz="0" w:space="0" w:color="auto"/>
        <w:bottom w:val="none" w:sz="0" w:space="0" w:color="auto"/>
        <w:right w:val="none" w:sz="0" w:space="0" w:color="auto"/>
      </w:divBdr>
    </w:div>
    <w:div w:id="299043229">
      <w:bodyDiv w:val="1"/>
      <w:marLeft w:val="0"/>
      <w:marRight w:val="0"/>
      <w:marTop w:val="0"/>
      <w:marBottom w:val="0"/>
      <w:divBdr>
        <w:top w:val="none" w:sz="0" w:space="0" w:color="auto"/>
        <w:left w:val="none" w:sz="0" w:space="0" w:color="auto"/>
        <w:bottom w:val="none" w:sz="0" w:space="0" w:color="auto"/>
        <w:right w:val="none" w:sz="0" w:space="0" w:color="auto"/>
      </w:divBdr>
    </w:div>
    <w:div w:id="315230092">
      <w:bodyDiv w:val="1"/>
      <w:marLeft w:val="0"/>
      <w:marRight w:val="0"/>
      <w:marTop w:val="0"/>
      <w:marBottom w:val="0"/>
      <w:divBdr>
        <w:top w:val="none" w:sz="0" w:space="0" w:color="auto"/>
        <w:left w:val="none" w:sz="0" w:space="0" w:color="auto"/>
        <w:bottom w:val="none" w:sz="0" w:space="0" w:color="auto"/>
        <w:right w:val="none" w:sz="0" w:space="0" w:color="auto"/>
      </w:divBdr>
    </w:div>
    <w:div w:id="317534146">
      <w:bodyDiv w:val="1"/>
      <w:marLeft w:val="0"/>
      <w:marRight w:val="0"/>
      <w:marTop w:val="0"/>
      <w:marBottom w:val="0"/>
      <w:divBdr>
        <w:top w:val="none" w:sz="0" w:space="0" w:color="auto"/>
        <w:left w:val="none" w:sz="0" w:space="0" w:color="auto"/>
        <w:bottom w:val="none" w:sz="0" w:space="0" w:color="auto"/>
        <w:right w:val="none" w:sz="0" w:space="0" w:color="auto"/>
      </w:divBdr>
    </w:div>
    <w:div w:id="318505495">
      <w:bodyDiv w:val="1"/>
      <w:marLeft w:val="0"/>
      <w:marRight w:val="0"/>
      <w:marTop w:val="0"/>
      <w:marBottom w:val="0"/>
      <w:divBdr>
        <w:top w:val="none" w:sz="0" w:space="0" w:color="auto"/>
        <w:left w:val="none" w:sz="0" w:space="0" w:color="auto"/>
        <w:bottom w:val="none" w:sz="0" w:space="0" w:color="auto"/>
        <w:right w:val="none" w:sz="0" w:space="0" w:color="auto"/>
      </w:divBdr>
    </w:div>
    <w:div w:id="326596077">
      <w:bodyDiv w:val="1"/>
      <w:marLeft w:val="0"/>
      <w:marRight w:val="0"/>
      <w:marTop w:val="0"/>
      <w:marBottom w:val="0"/>
      <w:divBdr>
        <w:top w:val="none" w:sz="0" w:space="0" w:color="auto"/>
        <w:left w:val="none" w:sz="0" w:space="0" w:color="auto"/>
        <w:bottom w:val="none" w:sz="0" w:space="0" w:color="auto"/>
        <w:right w:val="none" w:sz="0" w:space="0" w:color="auto"/>
      </w:divBdr>
    </w:div>
    <w:div w:id="331181318">
      <w:bodyDiv w:val="1"/>
      <w:marLeft w:val="0"/>
      <w:marRight w:val="0"/>
      <w:marTop w:val="0"/>
      <w:marBottom w:val="0"/>
      <w:divBdr>
        <w:top w:val="none" w:sz="0" w:space="0" w:color="auto"/>
        <w:left w:val="none" w:sz="0" w:space="0" w:color="auto"/>
        <w:bottom w:val="none" w:sz="0" w:space="0" w:color="auto"/>
        <w:right w:val="none" w:sz="0" w:space="0" w:color="auto"/>
      </w:divBdr>
    </w:div>
    <w:div w:id="339547249">
      <w:bodyDiv w:val="1"/>
      <w:marLeft w:val="0"/>
      <w:marRight w:val="0"/>
      <w:marTop w:val="0"/>
      <w:marBottom w:val="0"/>
      <w:divBdr>
        <w:top w:val="none" w:sz="0" w:space="0" w:color="auto"/>
        <w:left w:val="none" w:sz="0" w:space="0" w:color="auto"/>
        <w:bottom w:val="none" w:sz="0" w:space="0" w:color="auto"/>
        <w:right w:val="none" w:sz="0" w:space="0" w:color="auto"/>
      </w:divBdr>
    </w:div>
    <w:div w:id="353191236">
      <w:bodyDiv w:val="1"/>
      <w:marLeft w:val="0"/>
      <w:marRight w:val="0"/>
      <w:marTop w:val="0"/>
      <w:marBottom w:val="0"/>
      <w:divBdr>
        <w:top w:val="none" w:sz="0" w:space="0" w:color="auto"/>
        <w:left w:val="none" w:sz="0" w:space="0" w:color="auto"/>
        <w:bottom w:val="none" w:sz="0" w:space="0" w:color="auto"/>
        <w:right w:val="none" w:sz="0" w:space="0" w:color="auto"/>
      </w:divBdr>
    </w:div>
    <w:div w:id="353582795">
      <w:bodyDiv w:val="1"/>
      <w:marLeft w:val="0"/>
      <w:marRight w:val="0"/>
      <w:marTop w:val="0"/>
      <w:marBottom w:val="0"/>
      <w:divBdr>
        <w:top w:val="none" w:sz="0" w:space="0" w:color="auto"/>
        <w:left w:val="none" w:sz="0" w:space="0" w:color="auto"/>
        <w:bottom w:val="none" w:sz="0" w:space="0" w:color="auto"/>
        <w:right w:val="none" w:sz="0" w:space="0" w:color="auto"/>
      </w:divBdr>
    </w:div>
    <w:div w:id="355471931">
      <w:bodyDiv w:val="1"/>
      <w:marLeft w:val="0"/>
      <w:marRight w:val="0"/>
      <w:marTop w:val="0"/>
      <w:marBottom w:val="0"/>
      <w:divBdr>
        <w:top w:val="none" w:sz="0" w:space="0" w:color="auto"/>
        <w:left w:val="none" w:sz="0" w:space="0" w:color="auto"/>
        <w:bottom w:val="none" w:sz="0" w:space="0" w:color="auto"/>
        <w:right w:val="none" w:sz="0" w:space="0" w:color="auto"/>
      </w:divBdr>
    </w:div>
    <w:div w:id="360133105">
      <w:bodyDiv w:val="1"/>
      <w:marLeft w:val="0"/>
      <w:marRight w:val="0"/>
      <w:marTop w:val="0"/>
      <w:marBottom w:val="0"/>
      <w:divBdr>
        <w:top w:val="none" w:sz="0" w:space="0" w:color="auto"/>
        <w:left w:val="none" w:sz="0" w:space="0" w:color="auto"/>
        <w:bottom w:val="none" w:sz="0" w:space="0" w:color="auto"/>
        <w:right w:val="none" w:sz="0" w:space="0" w:color="auto"/>
      </w:divBdr>
    </w:div>
    <w:div w:id="363100436">
      <w:bodyDiv w:val="1"/>
      <w:marLeft w:val="0"/>
      <w:marRight w:val="0"/>
      <w:marTop w:val="0"/>
      <w:marBottom w:val="0"/>
      <w:divBdr>
        <w:top w:val="none" w:sz="0" w:space="0" w:color="auto"/>
        <w:left w:val="none" w:sz="0" w:space="0" w:color="auto"/>
        <w:bottom w:val="none" w:sz="0" w:space="0" w:color="auto"/>
        <w:right w:val="none" w:sz="0" w:space="0" w:color="auto"/>
      </w:divBdr>
    </w:div>
    <w:div w:id="368147748">
      <w:bodyDiv w:val="1"/>
      <w:marLeft w:val="0"/>
      <w:marRight w:val="0"/>
      <w:marTop w:val="0"/>
      <w:marBottom w:val="0"/>
      <w:divBdr>
        <w:top w:val="none" w:sz="0" w:space="0" w:color="auto"/>
        <w:left w:val="none" w:sz="0" w:space="0" w:color="auto"/>
        <w:bottom w:val="none" w:sz="0" w:space="0" w:color="auto"/>
        <w:right w:val="none" w:sz="0" w:space="0" w:color="auto"/>
      </w:divBdr>
    </w:div>
    <w:div w:id="375350037">
      <w:bodyDiv w:val="1"/>
      <w:marLeft w:val="0"/>
      <w:marRight w:val="0"/>
      <w:marTop w:val="0"/>
      <w:marBottom w:val="0"/>
      <w:divBdr>
        <w:top w:val="none" w:sz="0" w:space="0" w:color="auto"/>
        <w:left w:val="none" w:sz="0" w:space="0" w:color="auto"/>
        <w:bottom w:val="none" w:sz="0" w:space="0" w:color="auto"/>
        <w:right w:val="none" w:sz="0" w:space="0" w:color="auto"/>
      </w:divBdr>
    </w:div>
    <w:div w:id="376853522">
      <w:bodyDiv w:val="1"/>
      <w:marLeft w:val="0"/>
      <w:marRight w:val="0"/>
      <w:marTop w:val="0"/>
      <w:marBottom w:val="0"/>
      <w:divBdr>
        <w:top w:val="none" w:sz="0" w:space="0" w:color="auto"/>
        <w:left w:val="none" w:sz="0" w:space="0" w:color="auto"/>
        <w:bottom w:val="none" w:sz="0" w:space="0" w:color="auto"/>
        <w:right w:val="none" w:sz="0" w:space="0" w:color="auto"/>
      </w:divBdr>
    </w:div>
    <w:div w:id="385222640">
      <w:bodyDiv w:val="1"/>
      <w:marLeft w:val="0"/>
      <w:marRight w:val="0"/>
      <w:marTop w:val="0"/>
      <w:marBottom w:val="0"/>
      <w:divBdr>
        <w:top w:val="none" w:sz="0" w:space="0" w:color="auto"/>
        <w:left w:val="none" w:sz="0" w:space="0" w:color="auto"/>
        <w:bottom w:val="none" w:sz="0" w:space="0" w:color="auto"/>
        <w:right w:val="none" w:sz="0" w:space="0" w:color="auto"/>
      </w:divBdr>
    </w:div>
    <w:div w:id="392121750">
      <w:bodyDiv w:val="1"/>
      <w:marLeft w:val="0"/>
      <w:marRight w:val="0"/>
      <w:marTop w:val="0"/>
      <w:marBottom w:val="0"/>
      <w:divBdr>
        <w:top w:val="none" w:sz="0" w:space="0" w:color="auto"/>
        <w:left w:val="none" w:sz="0" w:space="0" w:color="auto"/>
        <w:bottom w:val="none" w:sz="0" w:space="0" w:color="auto"/>
        <w:right w:val="none" w:sz="0" w:space="0" w:color="auto"/>
      </w:divBdr>
    </w:div>
    <w:div w:id="394593782">
      <w:bodyDiv w:val="1"/>
      <w:marLeft w:val="0"/>
      <w:marRight w:val="0"/>
      <w:marTop w:val="0"/>
      <w:marBottom w:val="0"/>
      <w:divBdr>
        <w:top w:val="none" w:sz="0" w:space="0" w:color="auto"/>
        <w:left w:val="none" w:sz="0" w:space="0" w:color="auto"/>
        <w:bottom w:val="none" w:sz="0" w:space="0" w:color="auto"/>
        <w:right w:val="none" w:sz="0" w:space="0" w:color="auto"/>
      </w:divBdr>
    </w:div>
    <w:div w:id="397746300">
      <w:bodyDiv w:val="1"/>
      <w:marLeft w:val="0"/>
      <w:marRight w:val="0"/>
      <w:marTop w:val="0"/>
      <w:marBottom w:val="0"/>
      <w:divBdr>
        <w:top w:val="none" w:sz="0" w:space="0" w:color="auto"/>
        <w:left w:val="none" w:sz="0" w:space="0" w:color="auto"/>
        <w:bottom w:val="none" w:sz="0" w:space="0" w:color="auto"/>
        <w:right w:val="none" w:sz="0" w:space="0" w:color="auto"/>
      </w:divBdr>
    </w:div>
    <w:div w:id="398140174">
      <w:bodyDiv w:val="1"/>
      <w:marLeft w:val="0"/>
      <w:marRight w:val="0"/>
      <w:marTop w:val="0"/>
      <w:marBottom w:val="0"/>
      <w:divBdr>
        <w:top w:val="none" w:sz="0" w:space="0" w:color="auto"/>
        <w:left w:val="none" w:sz="0" w:space="0" w:color="auto"/>
        <w:bottom w:val="none" w:sz="0" w:space="0" w:color="auto"/>
        <w:right w:val="none" w:sz="0" w:space="0" w:color="auto"/>
      </w:divBdr>
    </w:div>
    <w:div w:id="398207966">
      <w:bodyDiv w:val="1"/>
      <w:marLeft w:val="0"/>
      <w:marRight w:val="0"/>
      <w:marTop w:val="0"/>
      <w:marBottom w:val="0"/>
      <w:divBdr>
        <w:top w:val="none" w:sz="0" w:space="0" w:color="auto"/>
        <w:left w:val="none" w:sz="0" w:space="0" w:color="auto"/>
        <w:bottom w:val="none" w:sz="0" w:space="0" w:color="auto"/>
        <w:right w:val="none" w:sz="0" w:space="0" w:color="auto"/>
      </w:divBdr>
    </w:div>
    <w:div w:id="398287886">
      <w:bodyDiv w:val="1"/>
      <w:marLeft w:val="0"/>
      <w:marRight w:val="0"/>
      <w:marTop w:val="0"/>
      <w:marBottom w:val="0"/>
      <w:divBdr>
        <w:top w:val="none" w:sz="0" w:space="0" w:color="auto"/>
        <w:left w:val="none" w:sz="0" w:space="0" w:color="auto"/>
        <w:bottom w:val="none" w:sz="0" w:space="0" w:color="auto"/>
        <w:right w:val="none" w:sz="0" w:space="0" w:color="auto"/>
      </w:divBdr>
    </w:div>
    <w:div w:id="398986549">
      <w:bodyDiv w:val="1"/>
      <w:marLeft w:val="0"/>
      <w:marRight w:val="0"/>
      <w:marTop w:val="0"/>
      <w:marBottom w:val="0"/>
      <w:divBdr>
        <w:top w:val="none" w:sz="0" w:space="0" w:color="auto"/>
        <w:left w:val="none" w:sz="0" w:space="0" w:color="auto"/>
        <w:bottom w:val="none" w:sz="0" w:space="0" w:color="auto"/>
        <w:right w:val="none" w:sz="0" w:space="0" w:color="auto"/>
      </w:divBdr>
    </w:div>
    <w:div w:id="405151158">
      <w:bodyDiv w:val="1"/>
      <w:marLeft w:val="0"/>
      <w:marRight w:val="0"/>
      <w:marTop w:val="0"/>
      <w:marBottom w:val="0"/>
      <w:divBdr>
        <w:top w:val="none" w:sz="0" w:space="0" w:color="auto"/>
        <w:left w:val="none" w:sz="0" w:space="0" w:color="auto"/>
        <w:bottom w:val="none" w:sz="0" w:space="0" w:color="auto"/>
        <w:right w:val="none" w:sz="0" w:space="0" w:color="auto"/>
      </w:divBdr>
    </w:div>
    <w:div w:id="405803784">
      <w:bodyDiv w:val="1"/>
      <w:marLeft w:val="0"/>
      <w:marRight w:val="0"/>
      <w:marTop w:val="0"/>
      <w:marBottom w:val="0"/>
      <w:divBdr>
        <w:top w:val="none" w:sz="0" w:space="0" w:color="auto"/>
        <w:left w:val="none" w:sz="0" w:space="0" w:color="auto"/>
        <w:bottom w:val="none" w:sz="0" w:space="0" w:color="auto"/>
        <w:right w:val="none" w:sz="0" w:space="0" w:color="auto"/>
      </w:divBdr>
    </w:div>
    <w:div w:id="410156333">
      <w:bodyDiv w:val="1"/>
      <w:marLeft w:val="0"/>
      <w:marRight w:val="0"/>
      <w:marTop w:val="0"/>
      <w:marBottom w:val="0"/>
      <w:divBdr>
        <w:top w:val="none" w:sz="0" w:space="0" w:color="auto"/>
        <w:left w:val="none" w:sz="0" w:space="0" w:color="auto"/>
        <w:bottom w:val="none" w:sz="0" w:space="0" w:color="auto"/>
        <w:right w:val="none" w:sz="0" w:space="0" w:color="auto"/>
      </w:divBdr>
    </w:div>
    <w:div w:id="418794599">
      <w:bodyDiv w:val="1"/>
      <w:marLeft w:val="0"/>
      <w:marRight w:val="0"/>
      <w:marTop w:val="0"/>
      <w:marBottom w:val="0"/>
      <w:divBdr>
        <w:top w:val="none" w:sz="0" w:space="0" w:color="auto"/>
        <w:left w:val="none" w:sz="0" w:space="0" w:color="auto"/>
        <w:bottom w:val="none" w:sz="0" w:space="0" w:color="auto"/>
        <w:right w:val="none" w:sz="0" w:space="0" w:color="auto"/>
      </w:divBdr>
    </w:div>
    <w:div w:id="422335231">
      <w:bodyDiv w:val="1"/>
      <w:marLeft w:val="0"/>
      <w:marRight w:val="0"/>
      <w:marTop w:val="0"/>
      <w:marBottom w:val="0"/>
      <w:divBdr>
        <w:top w:val="none" w:sz="0" w:space="0" w:color="auto"/>
        <w:left w:val="none" w:sz="0" w:space="0" w:color="auto"/>
        <w:bottom w:val="none" w:sz="0" w:space="0" w:color="auto"/>
        <w:right w:val="none" w:sz="0" w:space="0" w:color="auto"/>
      </w:divBdr>
    </w:div>
    <w:div w:id="424227288">
      <w:bodyDiv w:val="1"/>
      <w:marLeft w:val="0"/>
      <w:marRight w:val="0"/>
      <w:marTop w:val="0"/>
      <w:marBottom w:val="0"/>
      <w:divBdr>
        <w:top w:val="none" w:sz="0" w:space="0" w:color="auto"/>
        <w:left w:val="none" w:sz="0" w:space="0" w:color="auto"/>
        <w:bottom w:val="none" w:sz="0" w:space="0" w:color="auto"/>
        <w:right w:val="none" w:sz="0" w:space="0" w:color="auto"/>
      </w:divBdr>
    </w:div>
    <w:div w:id="437990949">
      <w:bodyDiv w:val="1"/>
      <w:marLeft w:val="0"/>
      <w:marRight w:val="0"/>
      <w:marTop w:val="0"/>
      <w:marBottom w:val="0"/>
      <w:divBdr>
        <w:top w:val="none" w:sz="0" w:space="0" w:color="auto"/>
        <w:left w:val="none" w:sz="0" w:space="0" w:color="auto"/>
        <w:bottom w:val="none" w:sz="0" w:space="0" w:color="auto"/>
        <w:right w:val="none" w:sz="0" w:space="0" w:color="auto"/>
      </w:divBdr>
    </w:div>
    <w:div w:id="441724311">
      <w:bodyDiv w:val="1"/>
      <w:marLeft w:val="0"/>
      <w:marRight w:val="0"/>
      <w:marTop w:val="0"/>
      <w:marBottom w:val="0"/>
      <w:divBdr>
        <w:top w:val="none" w:sz="0" w:space="0" w:color="auto"/>
        <w:left w:val="none" w:sz="0" w:space="0" w:color="auto"/>
        <w:bottom w:val="none" w:sz="0" w:space="0" w:color="auto"/>
        <w:right w:val="none" w:sz="0" w:space="0" w:color="auto"/>
      </w:divBdr>
    </w:div>
    <w:div w:id="456922059">
      <w:bodyDiv w:val="1"/>
      <w:marLeft w:val="0"/>
      <w:marRight w:val="0"/>
      <w:marTop w:val="0"/>
      <w:marBottom w:val="0"/>
      <w:divBdr>
        <w:top w:val="none" w:sz="0" w:space="0" w:color="auto"/>
        <w:left w:val="none" w:sz="0" w:space="0" w:color="auto"/>
        <w:bottom w:val="none" w:sz="0" w:space="0" w:color="auto"/>
        <w:right w:val="none" w:sz="0" w:space="0" w:color="auto"/>
      </w:divBdr>
    </w:div>
    <w:div w:id="459150101">
      <w:bodyDiv w:val="1"/>
      <w:marLeft w:val="0"/>
      <w:marRight w:val="0"/>
      <w:marTop w:val="0"/>
      <w:marBottom w:val="0"/>
      <w:divBdr>
        <w:top w:val="none" w:sz="0" w:space="0" w:color="auto"/>
        <w:left w:val="none" w:sz="0" w:space="0" w:color="auto"/>
        <w:bottom w:val="none" w:sz="0" w:space="0" w:color="auto"/>
        <w:right w:val="none" w:sz="0" w:space="0" w:color="auto"/>
      </w:divBdr>
    </w:div>
    <w:div w:id="461965193">
      <w:bodyDiv w:val="1"/>
      <w:marLeft w:val="0"/>
      <w:marRight w:val="0"/>
      <w:marTop w:val="0"/>
      <w:marBottom w:val="0"/>
      <w:divBdr>
        <w:top w:val="none" w:sz="0" w:space="0" w:color="auto"/>
        <w:left w:val="none" w:sz="0" w:space="0" w:color="auto"/>
        <w:bottom w:val="none" w:sz="0" w:space="0" w:color="auto"/>
        <w:right w:val="none" w:sz="0" w:space="0" w:color="auto"/>
      </w:divBdr>
    </w:div>
    <w:div w:id="477110078">
      <w:bodyDiv w:val="1"/>
      <w:marLeft w:val="0"/>
      <w:marRight w:val="0"/>
      <w:marTop w:val="0"/>
      <w:marBottom w:val="0"/>
      <w:divBdr>
        <w:top w:val="none" w:sz="0" w:space="0" w:color="auto"/>
        <w:left w:val="none" w:sz="0" w:space="0" w:color="auto"/>
        <w:bottom w:val="none" w:sz="0" w:space="0" w:color="auto"/>
        <w:right w:val="none" w:sz="0" w:space="0" w:color="auto"/>
      </w:divBdr>
    </w:div>
    <w:div w:id="480125307">
      <w:bodyDiv w:val="1"/>
      <w:marLeft w:val="0"/>
      <w:marRight w:val="0"/>
      <w:marTop w:val="0"/>
      <w:marBottom w:val="0"/>
      <w:divBdr>
        <w:top w:val="none" w:sz="0" w:space="0" w:color="auto"/>
        <w:left w:val="none" w:sz="0" w:space="0" w:color="auto"/>
        <w:bottom w:val="none" w:sz="0" w:space="0" w:color="auto"/>
        <w:right w:val="none" w:sz="0" w:space="0" w:color="auto"/>
      </w:divBdr>
    </w:div>
    <w:div w:id="483619684">
      <w:bodyDiv w:val="1"/>
      <w:marLeft w:val="0"/>
      <w:marRight w:val="0"/>
      <w:marTop w:val="0"/>
      <w:marBottom w:val="0"/>
      <w:divBdr>
        <w:top w:val="none" w:sz="0" w:space="0" w:color="auto"/>
        <w:left w:val="none" w:sz="0" w:space="0" w:color="auto"/>
        <w:bottom w:val="none" w:sz="0" w:space="0" w:color="auto"/>
        <w:right w:val="none" w:sz="0" w:space="0" w:color="auto"/>
      </w:divBdr>
    </w:div>
    <w:div w:id="486364612">
      <w:bodyDiv w:val="1"/>
      <w:marLeft w:val="0"/>
      <w:marRight w:val="0"/>
      <w:marTop w:val="0"/>
      <w:marBottom w:val="0"/>
      <w:divBdr>
        <w:top w:val="none" w:sz="0" w:space="0" w:color="auto"/>
        <w:left w:val="none" w:sz="0" w:space="0" w:color="auto"/>
        <w:bottom w:val="none" w:sz="0" w:space="0" w:color="auto"/>
        <w:right w:val="none" w:sz="0" w:space="0" w:color="auto"/>
      </w:divBdr>
    </w:div>
    <w:div w:id="500193522">
      <w:bodyDiv w:val="1"/>
      <w:marLeft w:val="0"/>
      <w:marRight w:val="0"/>
      <w:marTop w:val="0"/>
      <w:marBottom w:val="0"/>
      <w:divBdr>
        <w:top w:val="none" w:sz="0" w:space="0" w:color="auto"/>
        <w:left w:val="none" w:sz="0" w:space="0" w:color="auto"/>
        <w:bottom w:val="none" w:sz="0" w:space="0" w:color="auto"/>
        <w:right w:val="none" w:sz="0" w:space="0" w:color="auto"/>
      </w:divBdr>
    </w:div>
    <w:div w:id="511262621">
      <w:bodyDiv w:val="1"/>
      <w:marLeft w:val="0"/>
      <w:marRight w:val="0"/>
      <w:marTop w:val="0"/>
      <w:marBottom w:val="0"/>
      <w:divBdr>
        <w:top w:val="none" w:sz="0" w:space="0" w:color="auto"/>
        <w:left w:val="none" w:sz="0" w:space="0" w:color="auto"/>
        <w:bottom w:val="none" w:sz="0" w:space="0" w:color="auto"/>
        <w:right w:val="none" w:sz="0" w:space="0" w:color="auto"/>
      </w:divBdr>
    </w:div>
    <w:div w:id="511574767">
      <w:bodyDiv w:val="1"/>
      <w:marLeft w:val="0"/>
      <w:marRight w:val="0"/>
      <w:marTop w:val="0"/>
      <w:marBottom w:val="0"/>
      <w:divBdr>
        <w:top w:val="none" w:sz="0" w:space="0" w:color="auto"/>
        <w:left w:val="none" w:sz="0" w:space="0" w:color="auto"/>
        <w:bottom w:val="none" w:sz="0" w:space="0" w:color="auto"/>
        <w:right w:val="none" w:sz="0" w:space="0" w:color="auto"/>
      </w:divBdr>
    </w:div>
    <w:div w:id="516774489">
      <w:bodyDiv w:val="1"/>
      <w:marLeft w:val="0"/>
      <w:marRight w:val="0"/>
      <w:marTop w:val="0"/>
      <w:marBottom w:val="0"/>
      <w:divBdr>
        <w:top w:val="none" w:sz="0" w:space="0" w:color="auto"/>
        <w:left w:val="none" w:sz="0" w:space="0" w:color="auto"/>
        <w:bottom w:val="none" w:sz="0" w:space="0" w:color="auto"/>
        <w:right w:val="none" w:sz="0" w:space="0" w:color="auto"/>
      </w:divBdr>
    </w:div>
    <w:div w:id="522671985">
      <w:bodyDiv w:val="1"/>
      <w:marLeft w:val="0"/>
      <w:marRight w:val="0"/>
      <w:marTop w:val="0"/>
      <w:marBottom w:val="0"/>
      <w:divBdr>
        <w:top w:val="none" w:sz="0" w:space="0" w:color="auto"/>
        <w:left w:val="none" w:sz="0" w:space="0" w:color="auto"/>
        <w:bottom w:val="none" w:sz="0" w:space="0" w:color="auto"/>
        <w:right w:val="none" w:sz="0" w:space="0" w:color="auto"/>
      </w:divBdr>
    </w:div>
    <w:div w:id="525024298">
      <w:bodyDiv w:val="1"/>
      <w:marLeft w:val="0"/>
      <w:marRight w:val="0"/>
      <w:marTop w:val="0"/>
      <w:marBottom w:val="0"/>
      <w:divBdr>
        <w:top w:val="none" w:sz="0" w:space="0" w:color="auto"/>
        <w:left w:val="none" w:sz="0" w:space="0" w:color="auto"/>
        <w:bottom w:val="none" w:sz="0" w:space="0" w:color="auto"/>
        <w:right w:val="none" w:sz="0" w:space="0" w:color="auto"/>
      </w:divBdr>
    </w:div>
    <w:div w:id="537280213">
      <w:bodyDiv w:val="1"/>
      <w:marLeft w:val="0"/>
      <w:marRight w:val="0"/>
      <w:marTop w:val="0"/>
      <w:marBottom w:val="0"/>
      <w:divBdr>
        <w:top w:val="none" w:sz="0" w:space="0" w:color="auto"/>
        <w:left w:val="none" w:sz="0" w:space="0" w:color="auto"/>
        <w:bottom w:val="none" w:sz="0" w:space="0" w:color="auto"/>
        <w:right w:val="none" w:sz="0" w:space="0" w:color="auto"/>
      </w:divBdr>
    </w:div>
    <w:div w:id="539171658">
      <w:bodyDiv w:val="1"/>
      <w:marLeft w:val="0"/>
      <w:marRight w:val="0"/>
      <w:marTop w:val="0"/>
      <w:marBottom w:val="0"/>
      <w:divBdr>
        <w:top w:val="none" w:sz="0" w:space="0" w:color="auto"/>
        <w:left w:val="none" w:sz="0" w:space="0" w:color="auto"/>
        <w:bottom w:val="none" w:sz="0" w:space="0" w:color="auto"/>
        <w:right w:val="none" w:sz="0" w:space="0" w:color="auto"/>
      </w:divBdr>
    </w:div>
    <w:div w:id="548801360">
      <w:bodyDiv w:val="1"/>
      <w:marLeft w:val="0"/>
      <w:marRight w:val="0"/>
      <w:marTop w:val="0"/>
      <w:marBottom w:val="0"/>
      <w:divBdr>
        <w:top w:val="none" w:sz="0" w:space="0" w:color="auto"/>
        <w:left w:val="none" w:sz="0" w:space="0" w:color="auto"/>
        <w:bottom w:val="none" w:sz="0" w:space="0" w:color="auto"/>
        <w:right w:val="none" w:sz="0" w:space="0" w:color="auto"/>
      </w:divBdr>
    </w:div>
    <w:div w:id="550314054">
      <w:bodyDiv w:val="1"/>
      <w:marLeft w:val="0"/>
      <w:marRight w:val="0"/>
      <w:marTop w:val="0"/>
      <w:marBottom w:val="0"/>
      <w:divBdr>
        <w:top w:val="none" w:sz="0" w:space="0" w:color="auto"/>
        <w:left w:val="none" w:sz="0" w:space="0" w:color="auto"/>
        <w:bottom w:val="none" w:sz="0" w:space="0" w:color="auto"/>
        <w:right w:val="none" w:sz="0" w:space="0" w:color="auto"/>
      </w:divBdr>
    </w:div>
    <w:div w:id="552423586">
      <w:bodyDiv w:val="1"/>
      <w:marLeft w:val="0"/>
      <w:marRight w:val="0"/>
      <w:marTop w:val="0"/>
      <w:marBottom w:val="0"/>
      <w:divBdr>
        <w:top w:val="none" w:sz="0" w:space="0" w:color="auto"/>
        <w:left w:val="none" w:sz="0" w:space="0" w:color="auto"/>
        <w:bottom w:val="none" w:sz="0" w:space="0" w:color="auto"/>
        <w:right w:val="none" w:sz="0" w:space="0" w:color="auto"/>
      </w:divBdr>
    </w:div>
    <w:div w:id="556940488">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563298287">
      <w:bodyDiv w:val="1"/>
      <w:marLeft w:val="0"/>
      <w:marRight w:val="0"/>
      <w:marTop w:val="0"/>
      <w:marBottom w:val="0"/>
      <w:divBdr>
        <w:top w:val="none" w:sz="0" w:space="0" w:color="auto"/>
        <w:left w:val="none" w:sz="0" w:space="0" w:color="auto"/>
        <w:bottom w:val="none" w:sz="0" w:space="0" w:color="auto"/>
        <w:right w:val="none" w:sz="0" w:space="0" w:color="auto"/>
      </w:divBdr>
    </w:div>
    <w:div w:id="563613180">
      <w:bodyDiv w:val="1"/>
      <w:marLeft w:val="0"/>
      <w:marRight w:val="0"/>
      <w:marTop w:val="0"/>
      <w:marBottom w:val="0"/>
      <w:divBdr>
        <w:top w:val="none" w:sz="0" w:space="0" w:color="auto"/>
        <w:left w:val="none" w:sz="0" w:space="0" w:color="auto"/>
        <w:bottom w:val="none" w:sz="0" w:space="0" w:color="auto"/>
        <w:right w:val="none" w:sz="0" w:space="0" w:color="auto"/>
      </w:divBdr>
    </w:div>
    <w:div w:id="564535095">
      <w:bodyDiv w:val="1"/>
      <w:marLeft w:val="0"/>
      <w:marRight w:val="0"/>
      <w:marTop w:val="0"/>
      <w:marBottom w:val="0"/>
      <w:divBdr>
        <w:top w:val="none" w:sz="0" w:space="0" w:color="auto"/>
        <w:left w:val="none" w:sz="0" w:space="0" w:color="auto"/>
        <w:bottom w:val="none" w:sz="0" w:space="0" w:color="auto"/>
        <w:right w:val="none" w:sz="0" w:space="0" w:color="auto"/>
      </w:divBdr>
    </w:div>
    <w:div w:id="565604442">
      <w:bodyDiv w:val="1"/>
      <w:marLeft w:val="0"/>
      <w:marRight w:val="0"/>
      <w:marTop w:val="0"/>
      <w:marBottom w:val="0"/>
      <w:divBdr>
        <w:top w:val="none" w:sz="0" w:space="0" w:color="auto"/>
        <w:left w:val="none" w:sz="0" w:space="0" w:color="auto"/>
        <w:bottom w:val="none" w:sz="0" w:space="0" w:color="auto"/>
        <w:right w:val="none" w:sz="0" w:space="0" w:color="auto"/>
      </w:divBdr>
    </w:div>
    <w:div w:id="566649837">
      <w:bodyDiv w:val="1"/>
      <w:marLeft w:val="0"/>
      <w:marRight w:val="0"/>
      <w:marTop w:val="0"/>
      <w:marBottom w:val="0"/>
      <w:divBdr>
        <w:top w:val="none" w:sz="0" w:space="0" w:color="auto"/>
        <w:left w:val="none" w:sz="0" w:space="0" w:color="auto"/>
        <w:bottom w:val="none" w:sz="0" w:space="0" w:color="auto"/>
        <w:right w:val="none" w:sz="0" w:space="0" w:color="auto"/>
      </w:divBdr>
    </w:div>
    <w:div w:id="579873919">
      <w:bodyDiv w:val="1"/>
      <w:marLeft w:val="0"/>
      <w:marRight w:val="0"/>
      <w:marTop w:val="0"/>
      <w:marBottom w:val="0"/>
      <w:divBdr>
        <w:top w:val="none" w:sz="0" w:space="0" w:color="auto"/>
        <w:left w:val="none" w:sz="0" w:space="0" w:color="auto"/>
        <w:bottom w:val="none" w:sz="0" w:space="0" w:color="auto"/>
        <w:right w:val="none" w:sz="0" w:space="0" w:color="auto"/>
      </w:divBdr>
    </w:div>
    <w:div w:id="580994026">
      <w:bodyDiv w:val="1"/>
      <w:marLeft w:val="0"/>
      <w:marRight w:val="0"/>
      <w:marTop w:val="0"/>
      <w:marBottom w:val="0"/>
      <w:divBdr>
        <w:top w:val="none" w:sz="0" w:space="0" w:color="auto"/>
        <w:left w:val="none" w:sz="0" w:space="0" w:color="auto"/>
        <w:bottom w:val="none" w:sz="0" w:space="0" w:color="auto"/>
        <w:right w:val="none" w:sz="0" w:space="0" w:color="auto"/>
      </w:divBdr>
    </w:div>
    <w:div w:id="587352987">
      <w:bodyDiv w:val="1"/>
      <w:marLeft w:val="0"/>
      <w:marRight w:val="0"/>
      <w:marTop w:val="0"/>
      <w:marBottom w:val="0"/>
      <w:divBdr>
        <w:top w:val="none" w:sz="0" w:space="0" w:color="auto"/>
        <w:left w:val="none" w:sz="0" w:space="0" w:color="auto"/>
        <w:bottom w:val="none" w:sz="0" w:space="0" w:color="auto"/>
        <w:right w:val="none" w:sz="0" w:space="0" w:color="auto"/>
      </w:divBdr>
      <w:divsChild>
        <w:div w:id="1338730173">
          <w:marLeft w:val="0"/>
          <w:marRight w:val="0"/>
          <w:marTop w:val="0"/>
          <w:marBottom w:val="0"/>
          <w:divBdr>
            <w:top w:val="none" w:sz="0" w:space="0" w:color="auto"/>
            <w:left w:val="none" w:sz="0" w:space="0" w:color="auto"/>
            <w:bottom w:val="none" w:sz="0" w:space="0" w:color="auto"/>
            <w:right w:val="none" w:sz="0" w:space="0" w:color="auto"/>
          </w:divBdr>
          <w:divsChild>
            <w:div w:id="1112363296">
              <w:marLeft w:val="0"/>
              <w:marRight w:val="0"/>
              <w:marTop w:val="0"/>
              <w:marBottom w:val="0"/>
              <w:divBdr>
                <w:top w:val="none" w:sz="0" w:space="0" w:color="auto"/>
                <w:left w:val="none" w:sz="0" w:space="0" w:color="auto"/>
                <w:bottom w:val="none" w:sz="0" w:space="0" w:color="auto"/>
                <w:right w:val="none" w:sz="0" w:space="0" w:color="auto"/>
              </w:divBdr>
            </w:div>
          </w:divsChild>
        </w:div>
        <w:div w:id="1286084131">
          <w:marLeft w:val="0"/>
          <w:marRight w:val="0"/>
          <w:marTop w:val="0"/>
          <w:marBottom w:val="0"/>
          <w:divBdr>
            <w:top w:val="none" w:sz="0" w:space="0" w:color="auto"/>
            <w:left w:val="none" w:sz="0" w:space="0" w:color="auto"/>
            <w:bottom w:val="none" w:sz="0" w:space="0" w:color="auto"/>
            <w:right w:val="none" w:sz="0" w:space="0" w:color="auto"/>
          </w:divBdr>
          <w:divsChild>
            <w:div w:id="26373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4385">
      <w:bodyDiv w:val="1"/>
      <w:marLeft w:val="0"/>
      <w:marRight w:val="0"/>
      <w:marTop w:val="0"/>
      <w:marBottom w:val="0"/>
      <w:divBdr>
        <w:top w:val="none" w:sz="0" w:space="0" w:color="auto"/>
        <w:left w:val="none" w:sz="0" w:space="0" w:color="auto"/>
        <w:bottom w:val="none" w:sz="0" w:space="0" w:color="auto"/>
        <w:right w:val="none" w:sz="0" w:space="0" w:color="auto"/>
      </w:divBdr>
    </w:div>
    <w:div w:id="589311170">
      <w:bodyDiv w:val="1"/>
      <w:marLeft w:val="0"/>
      <w:marRight w:val="0"/>
      <w:marTop w:val="0"/>
      <w:marBottom w:val="0"/>
      <w:divBdr>
        <w:top w:val="none" w:sz="0" w:space="0" w:color="auto"/>
        <w:left w:val="none" w:sz="0" w:space="0" w:color="auto"/>
        <w:bottom w:val="none" w:sz="0" w:space="0" w:color="auto"/>
        <w:right w:val="none" w:sz="0" w:space="0" w:color="auto"/>
      </w:divBdr>
    </w:div>
    <w:div w:id="597058333">
      <w:bodyDiv w:val="1"/>
      <w:marLeft w:val="0"/>
      <w:marRight w:val="0"/>
      <w:marTop w:val="0"/>
      <w:marBottom w:val="0"/>
      <w:divBdr>
        <w:top w:val="none" w:sz="0" w:space="0" w:color="auto"/>
        <w:left w:val="none" w:sz="0" w:space="0" w:color="auto"/>
        <w:bottom w:val="none" w:sz="0" w:space="0" w:color="auto"/>
        <w:right w:val="none" w:sz="0" w:space="0" w:color="auto"/>
      </w:divBdr>
    </w:div>
    <w:div w:id="597450255">
      <w:bodyDiv w:val="1"/>
      <w:marLeft w:val="0"/>
      <w:marRight w:val="0"/>
      <w:marTop w:val="0"/>
      <w:marBottom w:val="0"/>
      <w:divBdr>
        <w:top w:val="none" w:sz="0" w:space="0" w:color="auto"/>
        <w:left w:val="none" w:sz="0" w:space="0" w:color="auto"/>
        <w:bottom w:val="none" w:sz="0" w:space="0" w:color="auto"/>
        <w:right w:val="none" w:sz="0" w:space="0" w:color="auto"/>
      </w:divBdr>
    </w:div>
    <w:div w:id="601112017">
      <w:bodyDiv w:val="1"/>
      <w:marLeft w:val="0"/>
      <w:marRight w:val="0"/>
      <w:marTop w:val="0"/>
      <w:marBottom w:val="0"/>
      <w:divBdr>
        <w:top w:val="none" w:sz="0" w:space="0" w:color="auto"/>
        <w:left w:val="none" w:sz="0" w:space="0" w:color="auto"/>
        <w:bottom w:val="none" w:sz="0" w:space="0" w:color="auto"/>
        <w:right w:val="none" w:sz="0" w:space="0" w:color="auto"/>
      </w:divBdr>
    </w:div>
    <w:div w:id="603460738">
      <w:bodyDiv w:val="1"/>
      <w:marLeft w:val="0"/>
      <w:marRight w:val="0"/>
      <w:marTop w:val="0"/>
      <w:marBottom w:val="0"/>
      <w:divBdr>
        <w:top w:val="none" w:sz="0" w:space="0" w:color="auto"/>
        <w:left w:val="none" w:sz="0" w:space="0" w:color="auto"/>
        <w:bottom w:val="none" w:sz="0" w:space="0" w:color="auto"/>
        <w:right w:val="none" w:sz="0" w:space="0" w:color="auto"/>
      </w:divBdr>
    </w:div>
    <w:div w:id="613899863">
      <w:bodyDiv w:val="1"/>
      <w:marLeft w:val="0"/>
      <w:marRight w:val="0"/>
      <w:marTop w:val="0"/>
      <w:marBottom w:val="0"/>
      <w:divBdr>
        <w:top w:val="none" w:sz="0" w:space="0" w:color="auto"/>
        <w:left w:val="none" w:sz="0" w:space="0" w:color="auto"/>
        <w:bottom w:val="none" w:sz="0" w:space="0" w:color="auto"/>
        <w:right w:val="none" w:sz="0" w:space="0" w:color="auto"/>
      </w:divBdr>
    </w:div>
    <w:div w:id="618998114">
      <w:bodyDiv w:val="1"/>
      <w:marLeft w:val="0"/>
      <w:marRight w:val="0"/>
      <w:marTop w:val="0"/>
      <w:marBottom w:val="0"/>
      <w:divBdr>
        <w:top w:val="none" w:sz="0" w:space="0" w:color="auto"/>
        <w:left w:val="none" w:sz="0" w:space="0" w:color="auto"/>
        <w:bottom w:val="none" w:sz="0" w:space="0" w:color="auto"/>
        <w:right w:val="none" w:sz="0" w:space="0" w:color="auto"/>
      </w:divBdr>
    </w:div>
    <w:div w:id="619915638">
      <w:bodyDiv w:val="1"/>
      <w:marLeft w:val="0"/>
      <w:marRight w:val="0"/>
      <w:marTop w:val="0"/>
      <w:marBottom w:val="0"/>
      <w:divBdr>
        <w:top w:val="none" w:sz="0" w:space="0" w:color="auto"/>
        <w:left w:val="none" w:sz="0" w:space="0" w:color="auto"/>
        <w:bottom w:val="none" w:sz="0" w:space="0" w:color="auto"/>
        <w:right w:val="none" w:sz="0" w:space="0" w:color="auto"/>
      </w:divBdr>
    </w:div>
    <w:div w:id="624165258">
      <w:bodyDiv w:val="1"/>
      <w:marLeft w:val="0"/>
      <w:marRight w:val="0"/>
      <w:marTop w:val="0"/>
      <w:marBottom w:val="0"/>
      <w:divBdr>
        <w:top w:val="none" w:sz="0" w:space="0" w:color="auto"/>
        <w:left w:val="none" w:sz="0" w:space="0" w:color="auto"/>
        <w:bottom w:val="none" w:sz="0" w:space="0" w:color="auto"/>
        <w:right w:val="none" w:sz="0" w:space="0" w:color="auto"/>
      </w:divBdr>
    </w:div>
    <w:div w:id="627124769">
      <w:bodyDiv w:val="1"/>
      <w:marLeft w:val="0"/>
      <w:marRight w:val="0"/>
      <w:marTop w:val="0"/>
      <w:marBottom w:val="0"/>
      <w:divBdr>
        <w:top w:val="none" w:sz="0" w:space="0" w:color="auto"/>
        <w:left w:val="none" w:sz="0" w:space="0" w:color="auto"/>
        <w:bottom w:val="none" w:sz="0" w:space="0" w:color="auto"/>
        <w:right w:val="none" w:sz="0" w:space="0" w:color="auto"/>
      </w:divBdr>
    </w:div>
    <w:div w:id="636880285">
      <w:bodyDiv w:val="1"/>
      <w:marLeft w:val="0"/>
      <w:marRight w:val="0"/>
      <w:marTop w:val="0"/>
      <w:marBottom w:val="0"/>
      <w:divBdr>
        <w:top w:val="none" w:sz="0" w:space="0" w:color="auto"/>
        <w:left w:val="none" w:sz="0" w:space="0" w:color="auto"/>
        <w:bottom w:val="none" w:sz="0" w:space="0" w:color="auto"/>
        <w:right w:val="none" w:sz="0" w:space="0" w:color="auto"/>
      </w:divBdr>
    </w:div>
    <w:div w:id="637030380">
      <w:bodyDiv w:val="1"/>
      <w:marLeft w:val="0"/>
      <w:marRight w:val="0"/>
      <w:marTop w:val="0"/>
      <w:marBottom w:val="0"/>
      <w:divBdr>
        <w:top w:val="none" w:sz="0" w:space="0" w:color="auto"/>
        <w:left w:val="none" w:sz="0" w:space="0" w:color="auto"/>
        <w:bottom w:val="none" w:sz="0" w:space="0" w:color="auto"/>
        <w:right w:val="none" w:sz="0" w:space="0" w:color="auto"/>
      </w:divBdr>
      <w:divsChild>
        <w:div w:id="560797545">
          <w:marLeft w:val="0"/>
          <w:marRight w:val="0"/>
          <w:marTop w:val="0"/>
          <w:marBottom w:val="0"/>
          <w:divBdr>
            <w:top w:val="none" w:sz="0" w:space="0" w:color="auto"/>
            <w:left w:val="none" w:sz="0" w:space="0" w:color="auto"/>
            <w:bottom w:val="none" w:sz="0" w:space="0" w:color="auto"/>
            <w:right w:val="none" w:sz="0" w:space="0" w:color="auto"/>
          </w:divBdr>
          <w:divsChild>
            <w:div w:id="42284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4965">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6668233">
      <w:bodyDiv w:val="1"/>
      <w:marLeft w:val="0"/>
      <w:marRight w:val="0"/>
      <w:marTop w:val="0"/>
      <w:marBottom w:val="0"/>
      <w:divBdr>
        <w:top w:val="none" w:sz="0" w:space="0" w:color="auto"/>
        <w:left w:val="none" w:sz="0" w:space="0" w:color="auto"/>
        <w:bottom w:val="none" w:sz="0" w:space="0" w:color="auto"/>
        <w:right w:val="none" w:sz="0" w:space="0" w:color="auto"/>
      </w:divBdr>
    </w:div>
    <w:div w:id="650056845">
      <w:bodyDiv w:val="1"/>
      <w:marLeft w:val="0"/>
      <w:marRight w:val="0"/>
      <w:marTop w:val="0"/>
      <w:marBottom w:val="0"/>
      <w:divBdr>
        <w:top w:val="none" w:sz="0" w:space="0" w:color="auto"/>
        <w:left w:val="none" w:sz="0" w:space="0" w:color="auto"/>
        <w:bottom w:val="none" w:sz="0" w:space="0" w:color="auto"/>
        <w:right w:val="none" w:sz="0" w:space="0" w:color="auto"/>
      </w:divBdr>
    </w:div>
    <w:div w:id="658535090">
      <w:bodyDiv w:val="1"/>
      <w:marLeft w:val="0"/>
      <w:marRight w:val="0"/>
      <w:marTop w:val="0"/>
      <w:marBottom w:val="0"/>
      <w:divBdr>
        <w:top w:val="none" w:sz="0" w:space="0" w:color="auto"/>
        <w:left w:val="none" w:sz="0" w:space="0" w:color="auto"/>
        <w:bottom w:val="none" w:sz="0" w:space="0" w:color="auto"/>
        <w:right w:val="none" w:sz="0" w:space="0" w:color="auto"/>
      </w:divBdr>
      <w:divsChild>
        <w:div w:id="469247667">
          <w:blockQuote w:val="1"/>
          <w:marLeft w:val="720"/>
          <w:marRight w:val="720"/>
          <w:marTop w:val="100"/>
          <w:marBottom w:val="100"/>
          <w:divBdr>
            <w:top w:val="none" w:sz="0" w:space="0" w:color="auto"/>
            <w:left w:val="none" w:sz="0" w:space="0" w:color="auto"/>
            <w:bottom w:val="none" w:sz="0" w:space="0" w:color="auto"/>
            <w:right w:val="none" w:sz="0" w:space="0" w:color="auto"/>
          </w:divBdr>
        </w:div>
        <w:div w:id="911816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772857">
      <w:bodyDiv w:val="1"/>
      <w:marLeft w:val="0"/>
      <w:marRight w:val="0"/>
      <w:marTop w:val="0"/>
      <w:marBottom w:val="0"/>
      <w:divBdr>
        <w:top w:val="none" w:sz="0" w:space="0" w:color="auto"/>
        <w:left w:val="none" w:sz="0" w:space="0" w:color="auto"/>
        <w:bottom w:val="none" w:sz="0" w:space="0" w:color="auto"/>
        <w:right w:val="none" w:sz="0" w:space="0" w:color="auto"/>
      </w:divBdr>
    </w:div>
    <w:div w:id="660743377">
      <w:bodyDiv w:val="1"/>
      <w:marLeft w:val="0"/>
      <w:marRight w:val="0"/>
      <w:marTop w:val="0"/>
      <w:marBottom w:val="0"/>
      <w:divBdr>
        <w:top w:val="none" w:sz="0" w:space="0" w:color="auto"/>
        <w:left w:val="none" w:sz="0" w:space="0" w:color="auto"/>
        <w:bottom w:val="none" w:sz="0" w:space="0" w:color="auto"/>
        <w:right w:val="none" w:sz="0" w:space="0" w:color="auto"/>
      </w:divBdr>
    </w:div>
    <w:div w:id="661008417">
      <w:bodyDiv w:val="1"/>
      <w:marLeft w:val="0"/>
      <w:marRight w:val="0"/>
      <w:marTop w:val="0"/>
      <w:marBottom w:val="0"/>
      <w:divBdr>
        <w:top w:val="none" w:sz="0" w:space="0" w:color="auto"/>
        <w:left w:val="none" w:sz="0" w:space="0" w:color="auto"/>
        <w:bottom w:val="none" w:sz="0" w:space="0" w:color="auto"/>
        <w:right w:val="none" w:sz="0" w:space="0" w:color="auto"/>
      </w:divBdr>
    </w:div>
    <w:div w:id="661279158">
      <w:bodyDiv w:val="1"/>
      <w:marLeft w:val="0"/>
      <w:marRight w:val="0"/>
      <w:marTop w:val="0"/>
      <w:marBottom w:val="0"/>
      <w:divBdr>
        <w:top w:val="none" w:sz="0" w:space="0" w:color="auto"/>
        <w:left w:val="none" w:sz="0" w:space="0" w:color="auto"/>
        <w:bottom w:val="none" w:sz="0" w:space="0" w:color="auto"/>
        <w:right w:val="none" w:sz="0" w:space="0" w:color="auto"/>
      </w:divBdr>
    </w:div>
    <w:div w:id="663358714">
      <w:bodyDiv w:val="1"/>
      <w:marLeft w:val="0"/>
      <w:marRight w:val="0"/>
      <w:marTop w:val="0"/>
      <w:marBottom w:val="0"/>
      <w:divBdr>
        <w:top w:val="none" w:sz="0" w:space="0" w:color="auto"/>
        <w:left w:val="none" w:sz="0" w:space="0" w:color="auto"/>
        <w:bottom w:val="none" w:sz="0" w:space="0" w:color="auto"/>
        <w:right w:val="none" w:sz="0" w:space="0" w:color="auto"/>
      </w:divBdr>
    </w:div>
    <w:div w:id="665863973">
      <w:bodyDiv w:val="1"/>
      <w:marLeft w:val="0"/>
      <w:marRight w:val="0"/>
      <w:marTop w:val="0"/>
      <w:marBottom w:val="0"/>
      <w:divBdr>
        <w:top w:val="none" w:sz="0" w:space="0" w:color="auto"/>
        <w:left w:val="none" w:sz="0" w:space="0" w:color="auto"/>
        <w:bottom w:val="none" w:sz="0" w:space="0" w:color="auto"/>
        <w:right w:val="none" w:sz="0" w:space="0" w:color="auto"/>
      </w:divBdr>
      <w:divsChild>
        <w:div w:id="652836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954633">
      <w:bodyDiv w:val="1"/>
      <w:marLeft w:val="0"/>
      <w:marRight w:val="0"/>
      <w:marTop w:val="0"/>
      <w:marBottom w:val="0"/>
      <w:divBdr>
        <w:top w:val="none" w:sz="0" w:space="0" w:color="auto"/>
        <w:left w:val="none" w:sz="0" w:space="0" w:color="auto"/>
        <w:bottom w:val="none" w:sz="0" w:space="0" w:color="auto"/>
        <w:right w:val="none" w:sz="0" w:space="0" w:color="auto"/>
      </w:divBdr>
      <w:divsChild>
        <w:div w:id="1555773378">
          <w:marLeft w:val="0"/>
          <w:marRight w:val="0"/>
          <w:marTop w:val="0"/>
          <w:marBottom w:val="0"/>
          <w:divBdr>
            <w:top w:val="none" w:sz="0" w:space="0" w:color="auto"/>
            <w:left w:val="none" w:sz="0" w:space="0" w:color="auto"/>
            <w:bottom w:val="none" w:sz="0" w:space="0" w:color="auto"/>
            <w:right w:val="none" w:sz="0" w:space="0" w:color="auto"/>
          </w:divBdr>
          <w:divsChild>
            <w:div w:id="116340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8502">
      <w:bodyDiv w:val="1"/>
      <w:marLeft w:val="0"/>
      <w:marRight w:val="0"/>
      <w:marTop w:val="0"/>
      <w:marBottom w:val="0"/>
      <w:divBdr>
        <w:top w:val="none" w:sz="0" w:space="0" w:color="auto"/>
        <w:left w:val="none" w:sz="0" w:space="0" w:color="auto"/>
        <w:bottom w:val="none" w:sz="0" w:space="0" w:color="auto"/>
        <w:right w:val="none" w:sz="0" w:space="0" w:color="auto"/>
      </w:divBdr>
    </w:div>
    <w:div w:id="676159139">
      <w:bodyDiv w:val="1"/>
      <w:marLeft w:val="0"/>
      <w:marRight w:val="0"/>
      <w:marTop w:val="0"/>
      <w:marBottom w:val="0"/>
      <w:divBdr>
        <w:top w:val="none" w:sz="0" w:space="0" w:color="auto"/>
        <w:left w:val="none" w:sz="0" w:space="0" w:color="auto"/>
        <w:bottom w:val="none" w:sz="0" w:space="0" w:color="auto"/>
        <w:right w:val="none" w:sz="0" w:space="0" w:color="auto"/>
      </w:divBdr>
    </w:div>
    <w:div w:id="682050916">
      <w:bodyDiv w:val="1"/>
      <w:marLeft w:val="0"/>
      <w:marRight w:val="0"/>
      <w:marTop w:val="0"/>
      <w:marBottom w:val="0"/>
      <w:divBdr>
        <w:top w:val="none" w:sz="0" w:space="0" w:color="auto"/>
        <w:left w:val="none" w:sz="0" w:space="0" w:color="auto"/>
        <w:bottom w:val="none" w:sz="0" w:space="0" w:color="auto"/>
        <w:right w:val="none" w:sz="0" w:space="0" w:color="auto"/>
      </w:divBdr>
    </w:div>
    <w:div w:id="687297468">
      <w:bodyDiv w:val="1"/>
      <w:marLeft w:val="0"/>
      <w:marRight w:val="0"/>
      <w:marTop w:val="0"/>
      <w:marBottom w:val="0"/>
      <w:divBdr>
        <w:top w:val="none" w:sz="0" w:space="0" w:color="auto"/>
        <w:left w:val="none" w:sz="0" w:space="0" w:color="auto"/>
        <w:bottom w:val="none" w:sz="0" w:space="0" w:color="auto"/>
        <w:right w:val="none" w:sz="0" w:space="0" w:color="auto"/>
      </w:divBdr>
    </w:div>
    <w:div w:id="690569708">
      <w:bodyDiv w:val="1"/>
      <w:marLeft w:val="0"/>
      <w:marRight w:val="0"/>
      <w:marTop w:val="0"/>
      <w:marBottom w:val="0"/>
      <w:divBdr>
        <w:top w:val="none" w:sz="0" w:space="0" w:color="auto"/>
        <w:left w:val="none" w:sz="0" w:space="0" w:color="auto"/>
        <w:bottom w:val="none" w:sz="0" w:space="0" w:color="auto"/>
        <w:right w:val="none" w:sz="0" w:space="0" w:color="auto"/>
      </w:divBdr>
    </w:div>
    <w:div w:id="692389522">
      <w:bodyDiv w:val="1"/>
      <w:marLeft w:val="0"/>
      <w:marRight w:val="0"/>
      <w:marTop w:val="0"/>
      <w:marBottom w:val="0"/>
      <w:divBdr>
        <w:top w:val="none" w:sz="0" w:space="0" w:color="auto"/>
        <w:left w:val="none" w:sz="0" w:space="0" w:color="auto"/>
        <w:bottom w:val="none" w:sz="0" w:space="0" w:color="auto"/>
        <w:right w:val="none" w:sz="0" w:space="0" w:color="auto"/>
      </w:divBdr>
    </w:div>
    <w:div w:id="698432636">
      <w:bodyDiv w:val="1"/>
      <w:marLeft w:val="0"/>
      <w:marRight w:val="0"/>
      <w:marTop w:val="0"/>
      <w:marBottom w:val="0"/>
      <w:divBdr>
        <w:top w:val="none" w:sz="0" w:space="0" w:color="auto"/>
        <w:left w:val="none" w:sz="0" w:space="0" w:color="auto"/>
        <w:bottom w:val="none" w:sz="0" w:space="0" w:color="auto"/>
        <w:right w:val="none" w:sz="0" w:space="0" w:color="auto"/>
      </w:divBdr>
    </w:div>
    <w:div w:id="698966176">
      <w:bodyDiv w:val="1"/>
      <w:marLeft w:val="0"/>
      <w:marRight w:val="0"/>
      <w:marTop w:val="0"/>
      <w:marBottom w:val="0"/>
      <w:divBdr>
        <w:top w:val="none" w:sz="0" w:space="0" w:color="auto"/>
        <w:left w:val="none" w:sz="0" w:space="0" w:color="auto"/>
        <w:bottom w:val="none" w:sz="0" w:space="0" w:color="auto"/>
        <w:right w:val="none" w:sz="0" w:space="0" w:color="auto"/>
      </w:divBdr>
    </w:div>
    <w:div w:id="707069672">
      <w:bodyDiv w:val="1"/>
      <w:marLeft w:val="0"/>
      <w:marRight w:val="0"/>
      <w:marTop w:val="0"/>
      <w:marBottom w:val="0"/>
      <w:divBdr>
        <w:top w:val="none" w:sz="0" w:space="0" w:color="auto"/>
        <w:left w:val="none" w:sz="0" w:space="0" w:color="auto"/>
        <w:bottom w:val="none" w:sz="0" w:space="0" w:color="auto"/>
        <w:right w:val="none" w:sz="0" w:space="0" w:color="auto"/>
      </w:divBdr>
    </w:div>
    <w:div w:id="708341093">
      <w:bodyDiv w:val="1"/>
      <w:marLeft w:val="0"/>
      <w:marRight w:val="0"/>
      <w:marTop w:val="0"/>
      <w:marBottom w:val="0"/>
      <w:divBdr>
        <w:top w:val="none" w:sz="0" w:space="0" w:color="auto"/>
        <w:left w:val="none" w:sz="0" w:space="0" w:color="auto"/>
        <w:bottom w:val="none" w:sz="0" w:space="0" w:color="auto"/>
        <w:right w:val="none" w:sz="0" w:space="0" w:color="auto"/>
      </w:divBdr>
    </w:div>
    <w:div w:id="712509969">
      <w:bodyDiv w:val="1"/>
      <w:marLeft w:val="0"/>
      <w:marRight w:val="0"/>
      <w:marTop w:val="0"/>
      <w:marBottom w:val="0"/>
      <w:divBdr>
        <w:top w:val="none" w:sz="0" w:space="0" w:color="auto"/>
        <w:left w:val="none" w:sz="0" w:space="0" w:color="auto"/>
        <w:bottom w:val="none" w:sz="0" w:space="0" w:color="auto"/>
        <w:right w:val="none" w:sz="0" w:space="0" w:color="auto"/>
      </w:divBdr>
    </w:div>
    <w:div w:id="718431616">
      <w:bodyDiv w:val="1"/>
      <w:marLeft w:val="0"/>
      <w:marRight w:val="0"/>
      <w:marTop w:val="0"/>
      <w:marBottom w:val="0"/>
      <w:divBdr>
        <w:top w:val="none" w:sz="0" w:space="0" w:color="auto"/>
        <w:left w:val="none" w:sz="0" w:space="0" w:color="auto"/>
        <w:bottom w:val="none" w:sz="0" w:space="0" w:color="auto"/>
        <w:right w:val="none" w:sz="0" w:space="0" w:color="auto"/>
      </w:divBdr>
    </w:div>
    <w:div w:id="722020934">
      <w:bodyDiv w:val="1"/>
      <w:marLeft w:val="0"/>
      <w:marRight w:val="0"/>
      <w:marTop w:val="0"/>
      <w:marBottom w:val="0"/>
      <w:divBdr>
        <w:top w:val="none" w:sz="0" w:space="0" w:color="auto"/>
        <w:left w:val="none" w:sz="0" w:space="0" w:color="auto"/>
        <w:bottom w:val="none" w:sz="0" w:space="0" w:color="auto"/>
        <w:right w:val="none" w:sz="0" w:space="0" w:color="auto"/>
      </w:divBdr>
    </w:div>
    <w:div w:id="728919005">
      <w:bodyDiv w:val="1"/>
      <w:marLeft w:val="0"/>
      <w:marRight w:val="0"/>
      <w:marTop w:val="0"/>
      <w:marBottom w:val="0"/>
      <w:divBdr>
        <w:top w:val="none" w:sz="0" w:space="0" w:color="auto"/>
        <w:left w:val="none" w:sz="0" w:space="0" w:color="auto"/>
        <w:bottom w:val="none" w:sz="0" w:space="0" w:color="auto"/>
        <w:right w:val="none" w:sz="0" w:space="0" w:color="auto"/>
      </w:divBdr>
    </w:div>
    <w:div w:id="730691643">
      <w:bodyDiv w:val="1"/>
      <w:marLeft w:val="0"/>
      <w:marRight w:val="0"/>
      <w:marTop w:val="0"/>
      <w:marBottom w:val="0"/>
      <w:divBdr>
        <w:top w:val="none" w:sz="0" w:space="0" w:color="auto"/>
        <w:left w:val="none" w:sz="0" w:space="0" w:color="auto"/>
        <w:bottom w:val="none" w:sz="0" w:space="0" w:color="auto"/>
        <w:right w:val="none" w:sz="0" w:space="0" w:color="auto"/>
      </w:divBdr>
    </w:div>
    <w:div w:id="731196771">
      <w:bodyDiv w:val="1"/>
      <w:marLeft w:val="0"/>
      <w:marRight w:val="0"/>
      <w:marTop w:val="0"/>
      <w:marBottom w:val="0"/>
      <w:divBdr>
        <w:top w:val="none" w:sz="0" w:space="0" w:color="auto"/>
        <w:left w:val="none" w:sz="0" w:space="0" w:color="auto"/>
        <w:bottom w:val="none" w:sz="0" w:space="0" w:color="auto"/>
        <w:right w:val="none" w:sz="0" w:space="0" w:color="auto"/>
      </w:divBdr>
    </w:div>
    <w:div w:id="734163933">
      <w:bodyDiv w:val="1"/>
      <w:marLeft w:val="0"/>
      <w:marRight w:val="0"/>
      <w:marTop w:val="0"/>
      <w:marBottom w:val="0"/>
      <w:divBdr>
        <w:top w:val="none" w:sz="0" w:space="0" w:color="auto"/>
        <w:left w:val="none" w:sz="0" w:space="0" w:color="auto"/>
        <w:bottom w:val="none" w:sz="0" w:space="0" w:color="auto"/>
        <w:right w:val="none" w:sz="0" w:space="0" w:color="auto"/>
      </w:divBdr>
    </w:div>
    <w:div w:id="739988316">
      <w:bodyDiv w:val="1"/>
      <w:marLeft w:val="0"/>
      <w:marRight w:val="0"/>
      <w:marTop w:val="0"/>
      <w:marBottom w:val="0"/>
      <w:divBdr>
        <w:top w:val="none" w:sz="0" w:space="0" w:color="auto"/>
        <w:left w:val="none" w:sz="0" w:space="0" w:color="auto"/>
        <w:bottom w:val="none" w:sz="0" w:space="0" w:color="auto"/>
        <w:right w:val="none" w:sz="0" w:space="0" w:color="auto"/>
      </w:divBdr>
    </w:div>
    <w:div w:id="744841195">
      <w:bodyDiv w:val="1"/>
      <w:marLeft w:val="0"/>
      <w:marRight w:val="0"/>
      <w:marTop w:val="0"/>
      <w:marBottom w:val="0"/>
      <w:divBdr>
        <w:top w:val="none" w:sz="0" w:space="0" w:color="auto"/>
        <w:left w:val="none" w:sz="0" w:space="0" w:color="auto"/>
        <w:bottom w:val="none" w:sz="0" w:space="0" w:color="auto"/>
        <w:right w:val="none" w:sz="0" w:space="0" w:color="auto"/>
      </w:divBdr>
      <w:divsChild>
        <w:div w:id="874346204">
          <w:marLeft w:val="0"/>
          <w:marRight w:val="0"/>
          <w:marTop w:val="0"/>
          <w:marBottom w:val="0"/>
          <w:divBdr>
            <w:top w:val="none" w:sz="0" w:space="0" w:color="auto"/>
            <w:left w:val="none" w:sz="0" w:space="0" w:color="auto"/>
            <w:bottom w:val="none" w:sz="0" w:space="0" w:color="auto"/>
            <w:right w:val="none" w:sz="0" w:space="0" w:color="auto"/>
          </w:divBdr>
          <w:divsChild>
            <w:div w:id="374352987">
              <w:marLeft w:val="0"/>
              <w:marRight w:val="0"/>
              <w:marTop w:val="0"/>
              <w:marBottom w:val="0"/>
              <w:divBdr>
                <w:top w:val="none" w:sz="0" w:space="0" w:color="auto"/>
                <w:left w:val="none" w:sz="0" w:space="0" w:color="auto"/>
                <w:bottom w:val="none" w:sz="0" w:space="0" w:color="auto"/>
                <w:right w:val="none" w:sz="0" w:space="0" w:color="auto"/>
              </w:divBdr>
              <w:divsChild>
                <w:div w:id="383337120">
                  <w:marLeft w:val="0"/>
                  <w:marRight w:val="0"/>
                  <w:marTop w:val="0"/>
                  <w:marBottom w:val="0"/>
                  <w:divBdr>
                    <w:top w:val="none" w:sz="0" w:space="0" w:color="auto"/>
                    <w:left w:val="none" w:sz="0" w:space="0" w:color="auto"/>
                    <w:bottom w:val="none" w:sz="0" w:space="0" w:color="auto"/>
                    <w:right w:val="none" w:sz="0" w:space="0" w:color="auto"/>
                  </w:divBdr>
                  <w:divsChild>
                    <w:div w:id="182745083">
                      <w:marLeft w:val="0"/>
                      <w:marRight w:val="0"/>
                      <w:marTop w:val="0"/>
                      <w:marBottom w:val="0"/>
                      <w:divBdr>
                        <w:top w:val="none" w:sz="0" w:space="0" w:color="auto"/>
                        <w:left w:val="none" w:sz="0" w:space="0" w:color="auto"/>
                        <w:bottom w:val="none" w:sz="0" w:space="0" w:color="auto"/>
                        <w:right w:val="none" w:sz="0" w:space="0" w:color="auto"/>
                      </w:divBdr>
                      <w:divsChild>
                        <w:div w:id="1438480186">
                          <w:marLeft w:val="0"/>
                          <w:marRight w:val="0"/>
                          <w:marTop w:val="0"/>
                          <w:marBottom w:val="0"/>
                          <w:divBdr>
                            <w:top w:val="none" w:sz="0" w:space="0" w:color="auto"/>
                            <w:left w:val="none" w:sz="0" w:space="0" w:color="auto"/>
                            <w:bottom w:val="none" w:sz="0" w:space="0" w:color="auto"/>
                            <w:right w:val="none" w:sz="0" w:space="0" w:color="auto"/>
                          </w:divBdr>
                          <w:divsChild>
                            <w:div w:id="1217819151">
                              <w:marLeft w:val="0"/>
                              <w:marRight w:val="0"/>
                              <w:marTop w:val="0"/>
                              <w:marBottom w:val="0"/>
                              <w:divBdr>
                                <w:top w:val="none" w:sz="0" w:space="0" w:color="auto"/>
                                <w:left w:val="none" w:sz="0" w:space="0" w:color="auto"/>
                                <w:bottom w:val="none" w:sz="0" w:space="0" w:color="auto"/>
                                <w:right w:val="none" w:sz="0" w:space="0" w:color="auto"/>
                              </w:divBdr>
                              <w:divsChild>
                                <w:div w:id="692152639">
                                  <w:marLeft w:val="0"/>
                                  <w:marRight w:val="0"/>
                                  <w:marTop w:val="0"/>
                                  <w:marBottom w:val="0"/>
                                  <w:divBdr>
                                    <w:top w:val="none" w:sz="0" w:space="0" w:color="auto"/>
                                    <w:left w:val="none" w:sz="0" w:space="0" w:color="auto"/>
                                    <w:bottom w:val="none" w:sz="0" w:space="0" w:color="auto"/>
                                    <w:right w:val="none" w:sz="0" w:space="0" w:color="auto"/>
                                  </w:divBdr>
                                  <w:divsChild>
                                    <w:div w:id="17514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7752797">
          <w:marLeft w:val="0"/>
          <w:marRight w:val="0"/>
          <w:marTop w:val="0"/>
          <w:marBottom w:val="0"/>
          <w:divBdr>
            <w:top w:val="none" w:sz="0" w:space="0" w:color="auto"/>
            <w:left w:val="none" w:sz="0" w:space="0" w:color="auto"/>
            <w:bottom w:val="none" w:sz="0" w:space="0" w:color="auto"/>
            <w:right w:val="none" w:sz="0" w:space="0" w:color="auto"/>
          </w:divBdr>
          <w:divsChild>
            <w:div w:id="1614896121">
              <w:marLeft w:val="0"/>
              <w:marRight w:val="0"/>
              <w:marTop w:val="0"/>
              <w:marBottom w:val="0"/>
              <w:divBdr>
                <w:top w:val="none" w:sz="0" w:space="0" w:color="auto"/>
                <w:left w:val="none" w:sz="0" w:space="0" w:color="auto"/>
                <w:bottom w:val="none" w:sz="0" w:space="0" w:color="auto"/>
                <w:right w:val="none" w:sz="0" w:space="0" w:color="auto"/>
              </w:divBdr>
              <w:divsChild>
                <w:div w:id="1288858547">
                  <w:marLeft w:val="0"/>
                  <w:marRight w:val="0"/>
                  <w:marTop w:val="0"/>
                  <w:marBottom w:val="0"/>
                  <w:divBdr>
                    <w:top w:val="none" w:sz="0" w:space="0" w:color="auto"/>
                    <w:left w:val="none" w:sz="0" w:space="0" w:color="auto"/>
                    <w:bottom w:val="none" w:sz="0" w:space="0" w:color="auto"/>
                    <w:right w:val="none" w:sz="0" w:space="0" w:color="auto"/>
                  </w:divBdr>
                  <w:divsChild>
                    <w:div w:id="209878634">
                      <w:marLeft w:val="0"/>
                      <w:marRight w:val="0"/>
                      <w:marTop w:val="0"/>
                      <w:marBottom w:val="0"/>
                      <w:divBdr>
                        <w:top w:val="none" w:sz="0" w:space="0" w:color="auto"/>
                        <w:left w:val="none" w:sz="0" w:space="0" w:color="auto"/>
                        <w:bottom w:val="none" w:sz="0" w:space="0" w:color="auto"/>
                        <w:right w:val="none" w:sz="0" w:space="0" w:color="auto"/>
                      </w:divBdr>
                      <w:divsChild>
                        <w:div w:id="701169798">
                          <w:marLeft w:val="0"/>
                          <w:marRight w:val="0"/>
                          <w:marTop w:val="0"/>
                          <w:marBottom w:val="0"/>
                          <w:divBdr>
                            <w:top w:val="none" w:sz="0" w:space="0" w:color="auto"/>
                            <w:left w:val="none" w:sz="0" w:space="0" w:color="auto"/>
                            <w:bottom w:val="none" w:sz="0" w:space="0" w:color="auto"/>
                            <w:right w:val="none" w:sz="0" w:space="0" w:color="auto"/>
                          </w:divBdr>
                          <w:divsChild>
                            <w:div w:id="605040811">
                              <w:marLeft w:val="0"/>
                              <w:marRight w:val="0"/>
                              <w:marTop w:val="0"/>
                              <w:marBottom w:val="0"/>
                              <w:divBdr>
                                <w:top w:val="none" w:sz="0" w:space="0" w:color="auto"/>
                                <w:left w:val="none" w:sz="0" w:space="0" w:color="auto"/>
                                <w:bottom w:val="none" w:sz="0" w:space="0" w:color="auto"/>
                                <w:right w:val="none" w:sz="0" w:space="0" w:color="auto"/>
                              </w:divBdr>
                              <w:divsChild>
                                <w:div w:id="1526365777">
                                  <w:marLeft w:val="0"/>
                                  <w:marRight w:val="0"/>
                                  <w:marTop w:val="0"/>
                                  <w:marBottom w:val="0"/>
                                  <w:divBdr>
                                    <w:top w:val="none" w:sz="0" w:space="0" w:color="auto"/>
                                    <w:left w:val="none" w:sz="0" w:space="0" w:color="auto"/>
                                    <w:bottom w:val="none" w:sz="0" w:space="0" w:color="auto"/>
                                    <w:right w:val="none" w:sz="0" w:space="0" w:color="auto"/>
                                  </w:divBdr>
                                  <w:divsChild>
                                    <w:div w:id="474416277">
                                      <w:marLeft w:val="0"/>
                                      <w:marRight w:val="0"/>
                                      <w:marTop w:val="0"/>
                                      <w:marBottom w:val="0"/>
                                      <w:divBdr>
                                        <w:top w:val="none" w:sz="0" w:space="0" w:color="auto"/>
                                        <w:left w:val="none" w:sz="0" w:space="0" w:color="auto"/>
                                        <w:bottom w:val="none" w:sz="0" w:space="0" w:color="auto"/>
                                        <w:right w:val="none" w:sz="0" w:space="0" w:color="auto"/>
                                      </w:divBdr>
                                      <w:divsChild>
                                        <w:div w:id="18847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8022136">
          <w:marLeft w:val="0"/>
          <w:marRight w:val="0"/>
          <w:marTop w:val="0"/>
          <w:marBottom w:val="0"/>
          <w:divBdr>
            <w:top w:val="none" w:sz="0" w:space="0" w:color="auto"/>
            <w:left w:val="none" w:sz="0" w:space="0" w:color="auto"/>
            <w:bottom w:val="none" w:sz="0" w:space="0" w:color="auto"/>
            <w:right w:val="none" w:sz="0" w:space="0" w:color="auto"/>
          </w:divBdr>
          <w:divsChild>
            <w:div w:id="1269237839">
              <w:marLeft w:val="0"/>
              <w:marRight w:val="0"/>
              <w:marTop w:val="0"/>
              <w:marBottom w:val="0"/>
              <w:divBdr>
                <w:top w:val="none" w:sz="0" w:space="0" w:color="auto"/>
                <w:left w:val="none" w:sz="0" w:space="0" w:color="auto"/>
                <w:bottom w:val="none" w:sz="0" w:space="0" w:color="auto"/>
                <w:right w:val="none" w:sz="0" w:space="0" w:color="auto"/>
              </w:divBdr>
              <w:divsChild>
                <w:div w:id="1424258146">
                  <w:marLeft w:val="0"/>
                  <w:marRight w:val="0"/>
                  <w:marTop w:val="0"/>
                  <w:marBottom w:val="0"/>
                  <w:divBdr>
                    <w:top w:val="none" w:sz="0" w:space="0" w:color="auto"/>
                    <w:left w:val="none" w:sz="0" w:space="0" w:color="auto"/>
                    <w:bottom w:val="none" w:sz="0" w:space="0" w:color="auto"/>
                    <w:right w:val="none" w:sz="0" w:space="0" w:color="auto"/>
                  </w:divBdr>
                  <w:divsChild>
                    <w:div w:id="2030831785">
                      <w:marLeft w:val="0"/>
                      <w:marRight w:val="0"/>
                      <w:marTop w:val="0"/>
                      <w:marBottom w:val="0"/>
                      <w:divBdr>
                        <w:top w:val="none" w:sz="0" w:space="0" w:color="auto"/>
                        <w:left w:val="none" w:sz="0" w:space="0" w:color="auto"/>
                        <w:bottom w:val="none" w:sz="0" w:space="0" w:color="auto"/>
                        <w:right w:val="none" w:sz="0" w:space="0" w:color="auto"/>
                      </w:divBdr>
                      <w:divsChild>
                        <w:div w:id="382828423">
                          <w:marLeft w:val="0"/>
                          <w:marRight w:val="0"/>
                          <w:marTop w:val="0"/>
                          <w:marBottom w:val="0"/>
                          <w:divBdr>
                            <w:top w:val="none" w:sz="0" w:space="0" w:color="auto"/>
                            <w:left w:val="none" w:sz="0" w:space="0" w:color="auto"/>
                            <w:bottom w:val="none" w:sz="0" w:space="0" w:color="auto"/>
                            <w:right w:val="none" w:sz="0" w:space="0" w:color="auto"/>
                          </w:divBdr>
                          <w:divsChild>
                            <w:div w:id="1092971715">
                              <w:marLeft w:val="0"/>
                              <w:marRight w:val="0"/>
                              <w:marTop w:val="0"/>
                              <w:marBottom w:val="0"/>
                              <w:divBdr>
                                <w:top w:val="none" w:sz="0" w:space="0" w:color="auto"/>
                                <w:left w:val="none" w:sz="0" w:space="0" w:color="auto"/>
                                <w:bottom w:val="none" w:sz="0" w:space="0" w:color="auto"/>
                                <w:right w:val="none" w:sz="0" w:space="0" w:color="auto"/>
                              </w:divBdr>
                              <w:divsChild>
                                <w:div w:id="772360149">
                                  <w:marLeft w:val="0"/>
                                  <w:marRight w:val="0"/>
                                  <w:marTop w:val="0"/>
                                  <w:marBottom w:val="0"/>
                                  <w:divBdr>
                                    <w:top w:val="none" w:sz="0" w:space="0" w:color="auto"/>
                                    <w:left w:val="none" w:sz="0" w:space="0" w:color="auto"/>
                                    <w:bottom w:val="none" w:sz="0" w:space="0" w:color="auto"/>
                                    <w:right w:val="none" w:sz="0" w:space="0" w:color="auto"/>
                                  </w:divBdr>
                                  <w:divsChild>
                                    <w:div w:id="55045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81340">
                  <w:marLeft w:val="0"/>
                  <w:marRight w:val="0"/>
                  <w:marTop w:val="0"/>
                  <w:marBottom w:val="0"/>
                  <w:divBdr>
                    <w:top w:val="none" w:sz="0" w:space="0" w:color="auto"/>
                    <w:left w:val="none" w:sz="0" w:space="0" w:color="auto"/>
                    <w:bottom w:val="none" w:sz="0" w:space="0" w:color="auto"/>
                    <w:right w:val="none" w:sz="0" w:space="0" w:color="auto"/>
                  </w:divBdr>
                  <w:divsChild>
                    <w:div w:id="573008257">
                      <w:marLeft w:val="0"/>
                      <w:marRight w:val="0"/>
                      <w:marTop w:val="0"/>
                      <w:marBottom w:val="0"/>
                      <w:divBdr>
                        <w:top w:val="none" w:sz="0" w:space="0" w:color="auto"/>
                        <w:left w:val="none" w:sz="0" w:space="0" w:color="auto"/>
                        <w:bottom w:val="none" w:sz="0" w:space="0" w:color="auto"/>
                        <w:right w:val="none" w:sz="0" w:space="0" w:color="auto"/>
                      </w:divBdr>
                      <w:divsChild>
                        <w:div w:id="14381405">
                          <w:marLeft w:val="0"/>
                          <w:marRight w:val="0"/>
                          <w:marTop w:val="0"/>
                          <w:marBottom w:val="0"/>
                          <w:divBdr>
                            <w:top w:val="none" w:sz="0" w:space="0" w:color="auto"/>
                            <w:left w:val="none" w:sz="0" w:space="0" w:color="auto"/>
                            <w:bottom w:val="none" w:sz="0" w:space="0" w:color="auto"/>
                            <w:right w:val="none" w:sz="0" w:space="0" w:color="auto"/>
                          </w:divBdr>
                          <w:divsChild>
                            <w:div w:id="703746697">
                              <w:marLeft w:val="0"/>
                              <w:marRight w:val="0"/>
                              <w:marTop w:val="0"/>
                              <w:marBottom w:val="0"/>
                              <w:divBdr>
                                <w:top w:val="none" w:sz="0" w:space="0" w:color="auto"/>
                                <w:left w:val="none" w:sz="0" w:space="0" w:color="auto"/>
                                <w:bottom w:val="none" w:sz="0" w:space="0" w:color="auto"/>
                                <w:right w:val="none" w:sz="0" w:space="0" w:color="auto"/>
                              </w:divBdr>
                              <w:divsChild>
                                <w:div w:id="1582064998">
                                  <w:marLeft w:val="0"/>
                                  <w:marRight w:val="0"/>
                                  <w:marTop w:val="0"/>
                                  <w:marBottom w:val="0"/>
                                  <w:divBdr>
                                    <w:top w:val="none" w:sz="0" w:space="0" w:color="auto"/>
                                    <w:left w:val="none" w:sz="0" w:space="0" w:color="auto"/>
                                    <w:bottom w:val="none" w:sz="0" w:space="0" w:color="auto"/>
                                    <w:right w:val="none" w:sz="0" w:space="0" w:color="auto"/>
                                  </w:divBdr>
                                  <w:divsChild>
                                    <w:div w:id="192787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4913994">
      <w:bodyDiv w:val="1"/>
      <w:marLeft w:val="0"/>
      <w:marRight w:val="0"/>
      <w:marTop w:val="0"/>
      <w:marBottom w:val="0"/>
      <w:divBdr>
        <w:top w:val="none" w:sz="0" w:space="0" w:color="auto"/>
        <w:left w:val="none" w:sz="0" w:space="0" w:color="auto"/>
        <w:bottom w:val="none" w:sz="0" w:space="0" w:color="auto"/>
        <w:right w:val="none" w:sz="0" w:space="0" w:color="auto"/>
      </w:divBdr>
    </w:div>
    <w:div w:id="754206451">
      <w:bodyDiv w:val="1"/>
      <w:marLeft w:val="0"/>
      <w:marRight w:val="0"/>
      <w:marTop w:val="0"/>
      <w:marBottom w:val="0"/>
      <w:divBdr>
        <w:top w:val="none" w:sz="0" w:space="0" w:color="auto"/>
        <w:left w:val="none" w:sz="0" w:space="0" w:color="auto"/>
        <w:bottom w:val="none" w:sz="0" w:space="0" w:color="auto"/>
        <w:right w:val="none" w:sz="0" w:space="0" w:color="auto"/>
      </w:divBdr>
    </w:div>
    <w:div w:id="757824563">
      <w:bodyDiv w:val="1"/>
      <w:marLeft w:val="0"/>
      <w:marRight w:val="0"/>
      <w:marTop w:val="0"/>
      <w:marBottom w:val="0"/>
      <w:divBdr>
        <w:top w:val="none" w:sz="0" w:space="0" w:color="auto"/>
        <w:left w:val="none" w:sz="0" w:space="0" w:color="auto"/>
        <w:bottom w:val="none" w:sz="0" w:space="0" w:color="auto"/>
        <w:right w:val="none" w:sz="0" w:space="0" w:color="auto"/>
      </w:divBdr>
    </w:div>
    <w:div w:id="765805794">
      <w:bodyDiv w:val="1"/>
      <w:marLeft w:val="0"/>
      <w:marRight w:val="0"/>
      <w:marTop w:val="0"/>
      <w:marBottom w:val="0"/>
      <w:divBdr>
        <w:top w:val="none" w:sz="0" w:space="0" w:color="auto"/>
        <w:left w:val="none" w:sz="0" w:space="0" w:color="auto"/>
        <w:bottom w:val="none" w:sz="0" w:space="0" w:color="auto"/>
        <w:right w:val="none" w:sz="0" w:space="0" w:color="auto"/>
      </w:divBdr>
    </w:div>
    <w:div w:id="767581791">
      <w:bodyDiv w:val="1"/>
      <w:marLeft w:val="0"/>
      <w:marRight w:val="0"/>
      <w:marTop w:val="0"/>
      <w:marBottom w:val="0"/>
      <w:divBdr>
        <w:top w:val="none" w:sz="0" w:space="0" w:color="auto"/>
        <w:left w:val="none" w:sz="0" w:space="0" w:color="auto"/>
        <w:bottom w:val="none" w:sz="0" w:space="0" w:color="auto"/>
        <w:right w:val="none" w:sz="0" w:space="0" w:color="auto"/>
      </w:divBdr>
      <w:divsChild>
        <w:div w:id="1551727596">
          <w:marLeft w:val="0"/>
          <w:marRight w:val="0"/>
          <w:marTop w:val="0"/>
          <w:marBottom w:val="0"/>
          <w:divBdr>
            <w:top w:val="none" w:sz="0" w:space="0" w:color="auto"/>
            <w:left w:val="none" w:sz="0" w:space="0" w:color="auto"/>
            <w:bottom w:val="none" w:sz="0" w:space="0" w:color="auto"/>
            <w:right w:val="none" w:sz="0" w:space="0" w:color="auto"/>
          </w:divBdr>
          <w:divsChild>
            <w:div w:id="1803382998">
              <w:marLeft w:val="0"/>
              <w:marRight w:val="0"/>
              <w:marTop w:val="0"/>
              <w:marBottom w:val="0"/>
              <w:divBdr>
                <w:top w:val="none" w:sz="0" w:space="0" w:color="auto"/>
                <w:left w:val="none" w:sz="0" w:space="0" w:color="auto"/>
                <w:bottom w:val="none" w:sz="0" w:space="0" w:color="auto"/>
                <w:right w:val="none" w:sz="0" w:space="0" w:color="auto"/>
              </w:divBdr>
              <w:divsChild>
                <w:div w:id="1035809104">
                  <w:marLeft w:val="0"/>
                  <w:marRight w:val="0"/>
                  <w:marTop w:val="0"/>
                  <w:marBottom w:val="0"/>
                  <w:divBdr>
                    <w:top w:val="none" w:sz="0" w:space="0" w:color="auto"/>
                    <w:left w:val="none" w:sz="0" w:space="0" w:color="auto"/>
                    <w:bottom w:val="none" w:sz="0" w:space="0" w:color="auto"/>
                    <w:right w:val="none" w:sz="0" w:space="0" w:color="auto"/>
                  </w:divBdr>
                  <w:divsChild>
                    <w:div w:id="171645205">
                      <w:marLeft w:val="0"/>
                      <w:marRight w:val="0"/>
                      <w:marTop w:val="0"/>
                      <w:marBottom w:val="0"/>
                      <w:divBdr>
                        <w:top w:val="none" w:sz="0" w:space="0" w:color="auto"/>
                        <w:left w:val="none" w:sz="0" w:space="0" w:color="auto"/>
                        <w:bottom w:val="none" w:sz="0" w:space="0" w:color="auto"/>
                        <w:right w:val="none" w:sz="0" w:space="0" w:color="auto"/>
                      </w:divBdr>
                      <w:divsChild>
                        <w:div w:id="2079356256">
                          <w:marLeft w:val="0"/>
                          <w:marRight w:val="0"/>
                          <w:marTop w:val="0"/>
                          <w:marBottom w:val="0"/>
                          <w:divBdr>
                            <w:top w:val="none" w:sz="0" w:space="0" w:color="auto"/>
                            <w:left w:val="none" w:sz="0" w:space="0" w:color="auto"/>
                            <w:bottom w:val="none" w:sz="0" w:space="0" w:color="auto"/>
                            <w:right w:val="none" w:sz="0" w:space="0" w:color="auto"/>
                          </w:divBdr>
                          <w:divsChild>
                            <w:div w:id="1665206516">
                              <w:marLeft w:val="0"/>
                              <w:marRight w:val="0"/>
                              <w:marTop w:val="0"/>
                              <w:marBottom w:val="0"/>
                              <w:divBdr>
                                <w:top w:val="none" w:sz="0" w:space="0" w:color="auto"/>
                                <w:left w:val="none" w:sz="0" w:space="0" w:color="auto"/>
                                <w:bottom w:val="none" w:sz="0" w:space="0" w:color="auto"/>
                                <w:right w:val="none" w:sz="0" w:space="0" w:color="auto"/>
                              </w:divBdr>
                              <w:divsChild>
                                <w:div w:id="275253238">
                                  <w:marLeft w:val="0"/>
                                  <w:marRight w:val="0"/>
                                  <w:marTop w:val="0"/>
                                  <w:marBottom w:val="0"/>
                                  <w:divBdr>
                                    <w:top w:val="none" w:sz="0" w:space="0" w:color="auto"/>
                                    <w:left w:val="none" w:sz="0" w:space="0" w:color="auto"/>
                                    <w:bottom w:val="none" w:sz="0" w:space="0" w:color="auto"/>
                                    <w:right w:val="none" w:sz="0" w:space="0" w:color="auto"/>
                                  </w:divBdr>
                                  <w:divsChild>
                                    <w:div w:id="14182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501066">
      <w:bodyDiv w:val="1"/>
      <w:marLeft w:val="0"/>
      <w:marRight w:val="0"/>
      <w:marTop w:val="0"/>
      <w:marBottom w:val="0"/>
      <w:divBdr>
        <w:top w:val="none" w:sz="0" w:space="0" w:color="auto"/>
        <w:left w:val="none" w:sz="0" w:space="0" w:color="auto"/>
        <w:bottom w:val="none" w:sz="0" w:space="0" w:color="auto"/>
        <w:right w:val="none" w:sz="0" w:space="0" w:color="auto"/>
      </w:divBdr>
    </w:div>
    <w:div w:id="775248999">
      <w:bodyDiv w:val="1"/>
      <w:marLeft w:val="0"/>
      <w:marRight w:val="0"/>
      <w:marTop w:val="0"/>
      <w:marBottom w:val="0"/>
      <w:divBdr>
        <w:top w:val="none" w:sz="0" w:space="0" w:color="auto"/>
        <w:left w:val="none" w:sz="0" w:space="0" w:color="auto"/>
        <w:bottom w:val="none" w:sz="0" w:space="0" w:color="auto"/>
        <w:right w:val="none" w:sz="0" w:space="0" w:color="auto"/>
      </w:divBdr>
    </w:div>
    <w:div w:id="775713419">
      <w:bodyDiv w:val="1"/>
      <w:marLeft w:val="0"/>
      <w:marRight w:val="0"/>
      <w:marTop w:val="0"/>
      <w:marBottom w:val="0"/>
      <w:divBdr>
        <w:top w:val="none" w:sz="0" w:space="0" w:color="auto"/>
        <w:left w:val="none" w:sz="0" w:space="0" w:color="auto"/>
        <w:bottom w:val="none" w:sz="0" w:space="0" w:color="auto"/>
        <w:right w:val="none" w:sz="0" w:space="0" w:color="auto"/>
      </w:divBdr>
    </w:div>
    <w:div w:id="780035142">
      <w:bodyDiv w:val="1"/>
      <w:marLeft w:val="0"/>
      <w:marRight w:val="0"/>
      <w:marTop w:val="0"/>
      <w:marBottom w:val="0"/>
      <w:divBdr>
        <w:top w:val="none" w:sz="0" w:space="0" w:color="auto"/>
        <w:left w:val="none" w:sz="0" w:space="0" w:color="auto"/>
        <w:bottom w:val="none" w:sz="0" w:space="0" w:color="auto"/>
        <w:right w:val="none" w:sz="0" w:space="0" w:color="auto"/>
      </w:divBdr>
    </w:div>
    <w:div w:id="782381334">
      <w:bodyDiv w:val="1"/>
      <w:marLeft w:val="0"/>
      <w:marRight w:val="0"/>
      <w:marTop w:val="0"/>
      <w:marBottom w:val="0"/>
      <w:divBdr>
        <w:top w:val="none" w:sz="0" w:space="0" w:color="auto"/>
        <w:left w:val="none" w:sz="0" w:space="0" w:color="auto"/>
        <w:bottom w:val="none" w:sz="0" w:space="0" w:color="auto"/>
        <w:right w:val="none" w:sz="0" w:space="0" w:color="auto"/>
      </w:divBdr>
    </w:div>
    <w:div w:id="782965056">
      <w:bodyDiv w:val="1"/>
      <w:marLeft w:val="0"/>
      <w:marRight w:val="0"/>
      <w:marTop w:val="0"/>
      <w:marBottom w:val="0"/>
      <w:divBdr>
        <w:top w:val="none" w:sz="0" w:space="0" w:color="auto"/>
        <w:left w:val="none" w:sz="0" w:space="0" w:color="auto"/>
        <w:bottom w:val="none" w:sz="0" w:space="0" w:color="auto"/>
        <w:right w:val="none" w:sz="0" w:space="0" w:color="auto"/>
      </w:divBdr>
    </w:div>
    <w:div w:id="789125339">
      <w:bodyDiv w:val="1"/>
      <w:marLeft w:val="0"/>
      <w:marRight w:val="0"/>
      <w:marTop w:val="0"/>
      <w:marBottom w:val="0"/>
      <w:divBdr>
        <w:top w:val="none" w:sz="0" w:space="0" w:color="auto"/>
        <w:left w:val="none" w:sz="0" w:space="0" w:color="auto"/>
        <w:bottom w:val="none" w:sz="0" w:space="0" w:color="auto"/>
        <w:right w:val="none" w:sz="0" w:space="0" w:color="auto"/>
      </w:divBdr>
    </w:div>
    <w:div w:id="790587094">
      <w:bodyDiv w:val="1"/>
      <w:marLeft w:val="0"/>
      <w:marRight w:val="0"/>
      <w:marTop w:val="0"/>
      <w:marBottom w:val="0"/>
      <w:divBdr>
        <w:top w:val="none" w:sz="0" w:space="0" w:color="auto"/>
        <w:left w:val="none" w:sz="0" w:space="0" w:color="auto"/>
        <w:bottom w:val="none" w:sz="0" w:space="0" w:color="auto"/>
        <w:right w:val="none" w:sz="0" w:space="0" w:color="auto"/>
      </w:divBdr>
    </w:div>
    <w:div w:id="801000927">
      <w:bodyDiv w:val="1"/>
      <w:marLeft w:val="0"/>
      <w:marRight w:val="0"/>
      <w:marTop w:val="0"/>
      <w:marBottom w:val="0"/>
      <w:divBdr>
        <w:top w:val="none" w:sz="0" w:space="0" w:color="auto"/>
        <w:left w:val="none" w:sz="0" w:space="0" w:color="auto"/>
        <w:bottom w:val="none" w:sz="0" w:space="0" w:color="auto"/>
        <w:right w:val="none" w:sz="0" w:space="0" w:color="auto"/>
      </w:divBdr>
    </w:div>
    <w:div w:id="820539067">
      <w:bodyDiv w:val="1"/>
      <w:marLeft w:val="0"/>
      <w:marRight w:val="0"/>
      <w:marTop w:val="0"/>
      <w:marBottom w:val="0"/>
      <w:divBdr>
        <w:top w:val="none" w:sz="0" w:space="0" w:color="auto"/>
        <w:left w:val="none" w:sz="0" w:space="0" w:color="auto"/>
        <w:bottom w:val="none" w:sz="0" w:space="0" w:color="auto"/>
        <w:right w:val="none" w:sz="0" w:space="0" w:color="auto"/>
      </w:divBdr>
    </w:div>
    <w:div w:id="821502185">
      <w:bodyDiv w:val="1"/>
      <w:marLeft w:val="0"/>
      <w:marRight w:val="0"/>
      <w:marTop w:val="0"/>
      <w:marBottom w:val="0"/>
      <w:divBdr>
        <w:top w:val="none" w:sz="0" w:space="0" w:color="auto"/>
        <w:left w:val="none" w:sz="0" w:space="0" w:color="auto"/>
        <w:bottom w:val="none" w:sz="0" w:space="0" w:color="auto"/>
        <w:right w:val="none" w:sz="0" w:space="0" w:color="auto"/>
      </w:divBdr>
    </w:div>
    <w:div w:id="821502600">
      <w:bodyDiv w:val="1"/>
      <w:marLeft w:val="0"/>
      <w:marRight w:val="0"/>
      <w:marTop w:val="0"/>
      <w:marBottom w:val="0"/>
      <w:divBdr>
        <w:top w:val="none" w:sz="0" w:space="0" w:color="auto"/>
        <w:left w:val="none" w:sz="0" w:space="0" w:color="auto"/>
        <w:bottom w:val="none" w:sz="0" w:space="0" w:color="auto"/>
        <w:right w:val="none" w:sz="0" w:space="0" w:color="auto"/>
      </w:divBdr>
    </w:div>
    <w:div w:id="824321747">
      <w:bodyDiv w:val="1"/>
      <w:marLeft w:val="0"/>
      <w:marRight w:val="0"/>
      <w:marTop w:val="0"/>
      <w:marBottom w:val="0"/>
      <w:divBdr>
        <w:top w:val="none" w:sz="0" w:space="0" w:color="auto"/>
        <w:left w:val="none" w:sz="0" w:space="0" w:color="auto"/>
        <w:bottom w:val="none" w:sz="0" w:space="0" w:color="auto"/>
        <w:right w:val="none" w:sz="0" w:space="0" w:color="auto"/>
      </w:divBdr>
    </w:div>
    <w:div w:id="824513224">
      <w:bodyDiv w:val="1"/>
      <w:marLeft w:val="0"/>
      <w:marRight w:val="0"/>
      <w:marTop w:val="0"/>
      <w:marBottom w:val="0"/>
      <w:divBdr>
        <w:top w:val="none" w:sz="0" w:space="0" w:color="auto"/>
        <w:left w:val="none" w:sz="0" w:space="0" w:color="auto"/>
        <w:bottom w:val="none" w:sz="0" w:space="0" w:color="auto"/>
        <w:right w:val="none" w:sz="0" w:space="0" w:color="auto"/>
      </w:divBdr>
    </w:div>
    <w:div w:id="826820358">
      <w:bodyDiv w:val="1"/>
      <w:marLeft w:val="0"/>
      <w:marRight w:val="0"/>
      <w:marTop w:val="0"/>
      <w:marBottom w:val="0"/>
      <w:divBdr>
        <w:top w:val="none" w:sz="0" w:space="0" w:color="auto"/>
        <w:left w:val="none" w:sz="0" w:space="0" w:color="auto"/>
        <w:bottom w:val="none" w:sz="0" w:space="0" w:color="auto"/>
        <w:right w:val="none" w:sz="0" w:space="0" w:color="auto"/>
      </w:divBdr>
    </w:div>
    <w:div w:id="827135784">
      <w:bodyDiv w:val="1"/>
      <w:marLeft w:val="0"/>
      <w:marRight w:val="0"/>
      <w:marTop w:val="0"/>
      <w:marBottom w:val="0"/>
      <w:divBdr>
        <w:top w:val="none" w:sz="0" w:space="0" w:color="auto"/>
        <w:left w:val="none" w:sz="0" w:space="0" w:color="auto"/>
        <w:bottom w:val="none" w:sz="0" w:space="0" w:color="auto"/>
        <w:right w:val="none" w:sz="0" w:space="0" w:color="auto"/>
      </w:divBdr>
    </w:div>
    <w:div w:id="831799168">
      <w:bodyDiv w:val="1"/>
      <w:marLeft w:val="0"/>
      <w:marRight w:val="0"/>
      <w:marTop w:val="0"/>
      <w:marBottom w:val="0"/>
      <w:divBdr>
        <w:top w:val="none" w:sz="0" w:space="0" w:color="auto"/>
        <w:left w:val="none" w:sz="0" w:space="0" w:color="auto"/>
        <w:bottom w:val="none" w:sz="0" w:space="0" w:color="auto"/>
        <w:right w:val="none" w:sz="0" w:space="0" w:color="auto"/>
      </w:divBdr>
    </w:div>
    <w:div w:id="835345395">
      <w:bodyDiv w:val="1"/>
      <w:marLeft w:val="0"/>
      <w:marRight w:val="0"/>
      <w:marTop w:val="0"/>
      <w:marBottom w:val="0"/>
      <w:divBdr>
        <w:top w:val="none" w:sz="0" w:space="0" w:color="auto"/>
        <w:left w:val="none" w:sz="0" w:space="0" w:color="auto"/>
        <w:bottom w:val="none" w:sz="0" w:space="0" w:color="auto"/>
        <w:right w:val="none" w:sz="0" w:space="0" w:color="auto"/>
      </w:divBdr>
    </w:div>
    <w:div w:id="836266079">
      <w:bodyDiv w:val="1"/>
      <w:marLeft w:val="0"/>
      <w:marRight w:val="0"/>
      <w:marTop w:val="0"/>
      <w:marBottom w:val="0"/>
      <w:divBdr>
        <w:top w:val="none" w:sz="0" w:space="0" w:color="auto"/>
        <w:left w:val="none" w:sz="0" w:space="0" w:color="auto"/>
        <w:bottom w:val="none" w:sz="0" w:space="0" w:color="auto"/>
        <w:right w:val="none" w:sz="0" w:space="0" w:color="auto"/>
      </w:divBdr>
    </w:div>
    <w:div w:id="837428078">
      <w:bodyDiv w:val="1"/>
      <w:marLeft w:val="0"/>
      <w:marRight w:val="0"/>
      <w:marTop w:val="0"/>
      <w:marBottom w:val="0"/>
      <w:divBdr>
        <w:top w:val="none" w:sz="0" w:space="0" w:color="auto"/>
        <w:left w:val="none" w:sz="0" w:space="0" w:color="auto"/>
        <w:bottom w:val="none" w:sz="0" w:space="0" w:color="auto"/>
        <w:right w:val="none" w:sz="0" w:space="0" w:color="auto"/>
      </w:divBdr>
    </w:div>
    <w:div w:id="838496220">
      <w:bodyDiv w:val="1"/>
      <w:marLeft w:val="0"/>
      <w:marRight w:val="0"/>
      <w:marTop w:val="0"/>
      <w:marBottom w:val="0"/>
      <w:divBdr>
        <w:top w:val="none" w:sz="0" w:space="0" w:color="auto"/>
        <w:left w:val="none" w:sz="0" w:space="0" w:color="auto"/>
        <w:bottom w:val="none" w:sz="0" w:space="0" w:color="auto"/>
        <w:right w:val="none" w:sz="0" w:space="0" w:color="auto"/>
      </w:divBdr>
    </w:div>
    <w:div w:id="850729540">
      <w:bodyDiv w:val="1"/>
      <w:marLeft w:val="0"/>
      <w:marRight w:val="0"/>
      <w:marTop w:val="0"/>
      <w:marBottom w:val="0"/>
      <w:divBdr>
        <w:top w:val="none" w:sz="0" w:space="0" w:color="auto"/>
        <w:left w:val="none" w:sz="0" w:space="0" w:color="auto"/>
        <w:bottom w:val="none" w:sz="0" w:space="0" w:color="auto"/>
        <w:right w:val="none" w:sz="0" w:space="0" w:color="auto"/>
      </w:divBdr>
    </w:div>
    <w:div w:id="855729624">
      <w:bodyDiv w:val="1"/>
      <w:marLeft w:val="0"/>
      <w:marRight w:val="0"/>
      <w:marTop w:val="0"/>
      <w:marBottom w:val="0"/>
      <w:divBdr>
        <w:top w:val="none" w:sz="0" w:space="0" w:color="auto"/>
        <w:left w:val="none" w:sz="0" w:space="0" w:color="auto"/>
        <w:bottom w:val="none" w:sz="0" w:space="0" w:color="auto"/>
        <w:right w:val="none" w:sz="0" w:space="0" w:color="auto"/>
      </w:divBdr>
    </w:div>
    <w:div w:id="855845465">
      <w:bodyDiv w:val="1"/>
      <w:marLeft w:val="0"/>
      <w:marRight w:val="0"/>
      <w:marTop w:val="0"/>
      <w:marBottom w:val="0"/>
      <w:divBdr>
        <w:top w:val="none" w:sz="0" w:space="0" w:color="auto"/>
        <w:left w:val="none" w:sz="0" w:space="0" w:color="auto"/>
        <w:bottom w:val="none" w:sz="0" w:space="0" w:color="auto"/>
        <w:right w:val="none" w:sz="0" w:space="0" w:color="auto"/>
      </w:divBdr>
      <w:divsChild>
        <w:div w:id="499546155">
          <w:marLeft w:val="0"/>
          <w:marRight w:val="0"/>
          <w:marTop w:val="0"/>
          <w:marBottom w:val="0"/>
          <w:divBdr>
            <w:top w:val="none" w:sz="0" w:space="0" w:color="auto"/>
            <w:left w:val="none" w:sz="0" w:space="0" w:color="auto"/>
            <w:bottom w:val="none" w:sz="0" w:space="0" w:color="auto"/>
            <w:right w:val="none" w:sz="0" w:space="0" w:color="auto"/>
          </w:divBdr>
          <w:divsChild>
            <w:div w:id="1377504818">
              <w:marLeft w:val="0"/>
              <w:marRight w:val="0"/>
              <w:marTop w:val="0"/>
              <w:marBottom w:val="0"/>
              <w:divBdr>
                <w:top w:val="none" w:sz="0" w:space="0" w:color="auto"/>
                <w:left w:val="none" w:sz="0" w:space="0" w:color="auto"/>
                <w:bottom w:val="none" w:sz="0" w:space="0" w:color="auto"/>
                <w:right w:val="none" w:sz="0" w:space="0" w:color="auto"/>
              </w:divBdr>
              <w:divsChild>
                <w:div w:id="546063330">
                  <w:marLeft w:val="0"/>
                  <w:marRight w:val="0"/>
                  <w:marTop w:val="0"/>
                  <w:marBottom w:val="0"/>
                  <w:divBdr>
                    <w:top w:val="none" w:sz="0" w:space="0" w:color="auto"/>
                    <w:left w:val="none" w:sz="0" w:space="0" w:color="auto"/>
                    <w:bottom w:val="none" w:sz="0" w:space="0" w:color="auto"/>
                    <w:right w:val="none" w:sz="0" w:space="0" w:color="auto"/>
                  </w:divBdr>
                  <w:divsChild>
                    <w:div w:id="1847479592">
                      <w:marLeft w:val="0"/>
                      <w:marRight w:val="0"/>
                      <w:marTop w:val="0"/>
                      <w:marBottom w:val="0"/>
                      <w:divBdr>
                        <w:top w:val="none" w:sz="0" w:space="0" w:color="auto"/>
                        <w:left w:val="none" w:sz="0" w:space="0" w:color="auto"/>
                        <w:bottom w:val="none" w:sz="0" w:space="0" w:color="auto"/>
                        <w:right w:val="none" w:sz="0" w:space="0" w:color="auto"/>
                      </w:divBdr>
                      <w:divsChild>
                        <w:div w:id="825972104">
                          <w:marLeft w:val="0"/>
                          <w:marRight w:val="0"/>
                          <w:marTop w:val="0"/>
                          <w:marBottom w:val="0"/>
                          <w:divBdr>
                            <w:top w:val="none" w:sz="0" w:space="0" w:color="auto"/>
                            <w:left w:val="none" w:sz="0" w:space="0" w:color="auto"/>
                            <w:bottom w:val="none" w:sz="0" w:space="0" w:color="auto"/>
                            <w:right w:val="none" w:sz="0" w:space="0" w:color="auto"/>
                          </w:divBdr>
                          <w:divsChild>
                            <w:div w:id="1690638239">
                              <w:marLeft w:val="0"/>
                              <w:marRight w:val="0"/>
                              <w:marTop w:val="0"/>
                              <w:marBottom w:val="0"/>
                              <w:divBdr>
                                <w:top w:val="none" w:sz="0" w:space="0" w:color="auto"/>
                                <w:left w:val="none" w:sz="0" w:space="0" w:color="auto"/>
                                <w:bottom w:val="none" w:sz="0" w:space="0" w:color="auto"/>
                                <w:right w:val="none" w:sz="0" w:space="0" w:color="auto"/>
                              </w:divBdr>
                              <w:divsChild>
                                <w:div w:id="699013474">
                                  <w:marLeft w:val="0"/>
                                  <w:marRight w:val="0"/>
                                  <w:marTop w:val="0"/>
                                  <w:marBottom w:val="0"/>
                                  <w:divBdr>
                                    <w:top w:val="none" w:sz="0" w:space="0" w:color="auto"/>
                                    <w:left w:val="none" w:sz="0" w:space="0" w:color="auto"/>
                                    <w:bottom w:val="none" w:sz="0" w:space="0" w:color="auto"/>
                                    <w:right w:val="none" w:sz="0" w:space="0" w:color="auto"/>
                                  </w:divBdr>
                                  <w:divsChild>
                                    <w:div w:id="4382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9604792">
      <w:bodyDiv w:val="1"/>
      <w:marLeft w:val="0"/>
      <w:marRight w:val="0"/>
      <w:marTop w:val="0"/>
      <w:marBottom w:val="0"/>
      <w:divBdr>
        <w:top w:val="none" w:sz="0" w:space="0" w:color="auto"/>
        <w:left w:val="none" w:sz="0" w:space="0" w:color="auto"/>
        <w:bottom w:val="none" w:sz="0" w:space="0" w:color="auto"/>
        <w:right w:val="none" w:sz="0" w:space="0" w:color="auto"/>
      </w:divBdr>
    </w:div>
    <w:div w:id="872958450">
      <w:bodyDiv w:val="1"/>
      <w:marLeft w:val="0"/>
      <w:marRight w:val="0"/>
      <w:marTop w:val="0"/>
      <w:marBottom w:val="0"/>
      <w:divBdr>
        <w:top w:val="none" w:sz="0" w:space="0" w:color="auto"/>
        <w:left w:val="none" w:sz="0" w:space="0" w:color="auto"/>
        <w:bottom w:val="none" w:sz="0" w:space="0" w:color="auto"/>
        <w:right w:val="none" w:sz="0" w:space="0" w:color="auto"/>
      </w:divBdr>
    </w:div>
    <w:div w:id="873663289">
      <w:bodyDiv w:val="1"/>
      <w:marLeft w:val="0"/>
      <w:marRight w:val="0"/>
      <w:marTop w:val="0"/>
      <w:marBottom w:val="0"/>
      <w:divBdr>
        <w:top w:val="none" w:sz="0" w:space="0" w:color="auto"/>
        <w:left w:val="none" w:sz="0" w:space="0" w:color="auto"/>
        <w:bottom w:val="none" w:sz="0" w:space="0" w:color="auto"/>
        <w:right w:val="none" w:sz="0" w:space="0" w:color="auto"/>
      </w:divBdr>
    </w:div>
    <w:div w:id="889270667">
      <w:bodyDiv w:val="1"/>
      <w:marLeft w:val="0"/>
      <w:marRight w:val="0"/>
      <w:marTop w:val="0"/>
      <w:marBottom w:val="0"/>
      <w:divBdr>
        <w:top w:val="none" w:sz="0" w:space="0" w:color="auto"/>
        <w:left w:val="none" w:sz="0" w:space="0" w:color="auto"/>
        <w:bottom w:val="none" w:sz="0" w:space="0" w:color="auto"/>
        <w:right w:val="none" w:sz="0" w:space="0" w:color="auto"/>
      </w:divBdr>
    </w:div>
    <w:div w:id="889270726">
      <w:bodyDiv w:val="1"/>
      <w:marLeft w:val="0"/>
      <w:marRight w:val="0"/>
      <w:marTop w:val="0"/>
      <w:marBottom w:val="0"/>
      <w:divBdr>
        <w:top w:val="none" w:sz="0" w:space="0" w:color="auto"/>
        <w:left w:val="none" w:sz="0" w:space="0" w:color="auto"/>
        <w:bottom w:val="none" w:sz="0" w:space="0" w:color="auto"/>
        <w:right w:val="none" w:sz="0" w:space="0" w:color="auto"/>
      </w:divBdr>
    </w:div>
    <w:div w:id="898634848">
      <w:bodyDiv w:val="1"/>
      <w:marLeft w:val="0"/>
      <w:marRight w:val="0"/>
      <w:marTop w:val="0"/>
      <w:marBottom w:val="0"/>
      <w:divBdr>
        <w:top w:val="none" w:sz="0" w:space="0" w:color="auto"/>
        <w:left w:val="none" w:sz="0" w:space="0" w:color="auto"/>
        <w:bottom w:val="none" w:sz="0" w:space="0" w:color="auto"/>
        <w:right w:val="none" w:sz="0" w:space="0" w:color="auto"/>
      </w:divBdr>
    </w:div>
    <w:div w:id="898713848">
      <w:bodyDiv w:val="1"/>
      <w:marLeft w:val="0"/>
      <w:marRight w:val="0"/>
      <w:marTop w:val="0"/>
      <w:marBottom w:val="0"/>
      <w:divBdr>
        <w:top w:val="none" w:sz="0" w:space="0" w:color="auto"/>
        <w:left w:val="none" w:sz="0" w:space="0" w:color="auto"/>
        <w:bottom w:val="none" w:sz="0" w:space="0" w:color="auto"/>
        <w:right w:val="none" w:sz="0" w:space="0" w:color="auto"/>
      </w:divBdr>
    </w:div>
    <w:div w:id="912735641">
      <w:bodyDiv w:val="1"/>
      <w:marLeft w:val="0"/>
      <w:marRight w:val="0"/>
      <w:marTop w:val="0"/>
      <w:marBottom w:val="0"/>
      <w:divBdr>
        <w:top w:val="none" w:sz="0" w:space="0" w:color="auto"/>
        <w:left w:val="none" w:sz="0" w:space="0" w:color="auto"/>
        <w:bottom w:val="none" w:sz="0" w:space="0" w:color="auto"/>
        <w:right w:val="none" w:sz="0" w:space="0" w:color="auto"/>
      </w:divBdr>
    </w:div>
    <w:div w:id="914624878">
      <w:bodyDiv w:val="1"/>
      <w:marLeft w:val="0"/>
      <w:marRight w:val="0"/>
      <w:marTop w:val="0"/>
      <w:marBottom w:val="0"/>
      <w:divBdr>
        <w:top w:val="none" w:sz="0" w:space="0" w:color="auto"/>
        <w:left w:val="none" w:sz="0" w:space="0" w:color="auto"/>
        <w:bottom w:val="none" w:sz="0" w:space="0" w:color="auto"/>
        <w:right w:val="none" w:sz="0" w:space="0" w:color="auto"/>
      </w:divBdr>
    </w:div>
    <w:div w:id="919143675">
      <w:bodyDiv w:val="1"/>
      <w:marLeft w:val="0"/>
      <w:marRight w:val="0"/>
      <w:marTop w:val="0"/>
      <w:marBottom w:val="0"/>
      <w:divBdr>
        <w:top w:val="none" w:sz="0" w:space="0" w:color="auto"/>
        <w:left w:val="none" w:sz="0" w:space="0" w:color="auto"/>
        <w:bottom w:val="none" w:sz="0" w:space="0" w:color="auto"/>
        <w:right w:val="none" w:sz="0" w:space="0" w:color="auto"/>
      </w:divBdr>
    </w:div>
    <w:div w:id="922839721">
      <w:bodyDiv w:val="1"/>
      <w:marLeft w:val="0"/>
      <w:marRight w:val="0"/>
      <w:marTop w:val="0"/>
      <w:marBottom w:val="0"/>
      <w:divBdr>
        <w:top w:val="none" w:sz="0" w:space="0" w:color="auto"/>
        <w:left w:val="none" w:sz="0" w:space="0" w:color="auto"/>
        <w:bottom w:val="none" w:sz="0" w:space="0" w:color="auto"/>
        <w:right w:val="none" w:sz="0" w:space="0" w:color="auto"/>
      </w:divBdr>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7083512">
      <w:bodyDiv w:val="1"/>
      <w:marLeft w:val="0"/>
      <w:marRight w:val="0"/>
      <w:marTop w:val="0"/>
      <w:marBottom w:val="0"/>
      <w:divBdr>
        <w:top w:val="none" w:sz="0" w:space="0" w:color="auto"/>
        <w:left w:val="none" w:sz="0" w:space="0" w:color="auto"/>
        <w:bottom w:val="none" w:sz="0" w:space="0" w:color="auto"/>
        <w:right w:val="none" w:sz="0" w:space="0" w:color="auto"/>
      </w:divBdr>
    </w:div>
    <w:div w:id="953169269">
      <w:bodyDiv w:val="1"/>
      <w:marLeft w:val="0"/>
      <w:marRight w:val="0"/>
      <w:marTop w:val="0"/>
      <w:marBottom w:val="0"/>
      <w:divBdr>
        <w:top w:val="none" w:sz="0" w:space="0" w:color="auto"/>
        <w:left w:val="none" w:sz="0" w:space="0" w:color="auto"/>
        <w:bottom w:val="none" w:sz="0" w:space="0" w:color="auto"/>
        <w:right w:val="none" w:sz="0" w:space="0" w:color="auto"/>
      </w:divBdr>
      <w:divsChild>
        <w:div w:id="2031835650">
          <w:marLeft w:val="0"/>
          <w:marRight w:val="0"/>
          <w:marTop w:val="0"/>
          <w:marBottom w:val="0"/>
          <w:divBdr>
            <w:top w:val="none" w:sz="0" w:space="0" w:color="auto"/>
            <w:left w:val="none" w:sz="0" w:space="0" w:color="auto"/>
            <w:bottom w:val="none" w:sz="0" w:space="0" w:color="auto"/>
            <w:right w:val="none" w:sz="0" w:space="0" w:color="auto"/>
          </w:divBdr>
          <w:divsChild>
            <w:div w:id="1215969837">
              <w:marLeft w:val="0"/>
              <w:marRight w:val="0"/>
              <w:marTop w:val="0"/>
              <w:marBottom w:val="0"/>
              <w:divBdr>
                <w:top w:val="none" w:sz="0" w:space="0" w:color="auto"/>
                <w:left w:val="none" w:sz="0" w:space="0" w:color="auto"/>
                <w:bottom w:val="none" w:sz="0" w:space="0" w:color="auto"/>
                <w:right w:val="none" w:sz="0" w:space="0" w:color="auto"/>
              </w:divBdr>
              <w:divsChild>
                <w:div w:id="876703877">
                  <w:marLeft w:val="0"/>
                  <w:marRight w:val="0"/>
                  <w:marTop w:val="0"/>
                  <w:marBottom w:val="0"/>
                  <w:divBdr>
                    <w:top w:val="none" w:sz="0" w:space="0" w:color="auto"/>
                    <w:left w:val="none" w:sz="0" w:space="0" w:color="auto"/>
                    <w:bottom w:val="none" w:sz="0" w:space="0" w:color="auto"/>
                    <w:right w:val="none" w:sz="0" w:space="0" w:color="auto"/>
                  </w:divBdr>
                  <w:divsChild>
                    <w:div w:id="1132551426">
                      <w:marLeft w:val="0"/>
                      <w:marRight w:val="0"/>
                      <w:marTop w:val="0"/>
                      <w:marBottom w:val="0"/>
                      <w:divBdr>
                        <w:top w:val="none" w:sz="0" w:space="0" w:color="auto"/>
                        <w:left w:val="none" w:sz="0" w:space="0" w:color="auto"/>
                        <w:bottom w:val="none" w:sz="0" w:space="0" w:color="auto"/>
                        <w:right w:val="none" w:sz="0" w:space="0" w:color="auto"/>
                      </w:divBdr>
                      <w:divsChild>
                        <w:div w:id="652563006">
                          <w:marLeft w:val="0"/>
                          <w:marRight w:val="0"/>
                          <w:marTop w:val="0"/>
                          <w:marBottom w:val="0"/>
                          <w:divBdr>
                            <w:top w:val="none" w:sz="0" w:space="0" w:color="auto"/>
                            <w:left w:val="none" w:sz="0" w:space="0" w:color="auto"/>
                            <w:bottom w:val="none" w:sz="0" w:space="0" w:color="auto"/>
                            <w:right w:val="none" w:sz="0" w:space="0" w:color="auto"/>
                          </w:divBdr>
                          <w:divsChild>
                            <w:div w:id="1865438522">
                              <w:marLeft w:val="0"/>
                              <w:marRight w:val="0"/>
                              <w:marTop w:val="0"/>
                              <w:marBottom w:val="0"/>
                              <w:divBdr>
                                <w:top w:val="none" w:sz="0" w:space="0" w:color="auto"/>
                                <w:left w:val="none" w:sz="0" w:space="0" w:color="auto"/>
                                <w:bottom w:val="none" w:sz="0" w:space="0" w:color="auto"/>
                                <w:right w:val="none" w:sz="0" w:space="0" w:color="auto"/>
                              </w:divBdr>
                              <w:divsChild>
                                <w:div w:id="454759975">
                                  <w:marLeft w:val="0"/>
                                  <w:marRight w:val="0"/>
                                  <w:marTop w:val="0"/>
                                  <w:marBottom w:val="0"/>
                                  <w:divBdr>
                                    <w:top w:val="none" w:sz="0" w:space="0" w:color="auto"/>
                                    <w:left w:val="none" w:sz="0" w:space="0" w:color="auto"/>
                                    <w:bottom w:val="none" w:sz="0" w:space="0" w:color="auto"/>
                                    <w:right w:val="none" w:sz="0" w:space="0" w:color="auto"/>
                                  </w:divBdr>
                                  <w:divsChild>
                                    <w:div w:id="3097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9925816">
          <w:marLeft w:val="0"/>
          <w:marRight w:val="0"/>
          <w:marTop w:val="0"/>
          <w:marBottom w:val="0"/>
          <w:divBdr>
            <w:top w:val="none" w:sz="0" w:space="0" w:color="auto"/>
            <w:left w:val="none" w:sz="0" w:space="0" w:color="auto"/>
            <w:bottom w:val="none" w:sz="0" w:space="0" w:color="auto"/>
            <w:right w:val="none" w:sz="0" w:space="0" w:color="auto"/>
          </w:divBdr>
          <w:divsChild>
            <w:div w:id="1521971570">
              <w:marLeft w:val="0"/>
              <w:marRight w:val="0"/>
              <w:marTop w:val="0"/>
              <w:marBottom w:val="0"/>
              <w:divBdr>
                <w:top w:val="none" w:sz="0" w:space="0" w:color="auto"/>
                <w:left w:val="none" w:sz="0" w:space="0" w:color="auto"/>
                <w:bottom w:val="none" w:sz="0" w:space="0" w:color="auto"/>
                <w:right w:val="none" w:sz="0" w:space="0" w:color="auto"/>
              </w:divBdr>
              <w:divsChild>
                <w:div w:id="660547099">
                  <w:marLeft w:val="0"/>
                  <w:marRight w:val="0"/>
                  <w:marTop w:val="0"/>
                  <w:marBottom w:val="0"/>
                  <w:divBdr>
                    <w:top w:val="none" w:sz="0" w:space="0" w:color="auto"/>
                    <w:left w:val="none" w:sz="0" w:space="0" w:color="auto"/>
                    <w:bottom w:val="none" w:sz="0" w:space="0" w:color="auto"/>
                    <w:right w:val="none" w:sz="0" w:space="0" w:color="auto"/>
                  </w:divBdr>
                  <w:divsChild>
                    <w:div w:id="2144498797">
                      <w:marLeft w:val="0"/>
                      <w:marRight w:val="0"/>
                      <w:marTop w:val="0"/>
                      <w:marBottom w:val="0"/>
                      <w:divBdr>
                        <w:top w:val="none" w:sz="0" w:space="0" w:color="auto"/>
                        <w:left w:val="none" w:sz="0" w:space="0" w:color="auto"/>
                        <w:bottom w:val="none" w:sz="0" w:space="0" w:color="auto"/>
                        <w:right w:val="none" w:sz="0" w:space="0" w:color="auto"/>
                      </w:divBdr>
                      <w:divsChild>
                        <w:div w:id="197549343">
                          <w:marLeft w:val="0"/>
                          <w:marRight w:val="0"/>
                          <w:marTop w:val="0"/>
                          <w:marBottom w:val="0"/>
                          <w:divBdr>
                            <w:top w:val="none" w:sz="0" w:space="0" w:color="auto"/>
                            <w:left w:val="none" w:sz="0" w:space="0" w:color="auto"/>
                            <w:bottom w:val="none" w:sz="0" w:space="0" w:color="auto"/>
                            <w:right w:val="none" w:sz="0" w:space="0" w:color="auto"/>
                          </w:divBdr>
                          <w:divsChild>
                            <w:div w:id="1702053686">
                              <w:marLeft w:val="0"/>
                              <w:marRight w:val="0"/>
                              <w:marTop w:val="0"/>
                              <w:marBottom w:val="0"/>
                              <w:divBdr>
                                <w:top w:val="none" w:sz="0" w:space="0" w:color="auto"/>
                                <w:left w:val="none" w:sz="0" w:space="0" w:color="auto"/>
                                <w:bottom w:val="none" w:sz="0" w:space="0" w:color="auto"/>
                                <w:right w:val="none" w:sz="0" w:space="0" w:color="auto"/>
                              </w:divBdr>
                              <w:divsChild>
                                <w:div w:id="349448958">
                                  <w:marLeft w:val="0"/>
                                  <w:marRight w:val="0"/>
                                  <w:marTop w:val="0"/>
                                  <w:marBottom w:val="0"/>
                                  <w:divBdr>
                                    <w:top w:val="none" w:sz="0" w:space="0" w:color="auto"/>
                                    <w:left w:val="none" w:sz="0" w:space="0" w:color="auto"/>
                                    <w:bottom w:val="none" w:sz="0" w:space="0" w:color="auto"/>
                                    <w:right w:val="none" w:sz="0" w:space="0" w:color="auto"/>
                                  </w:divBdr>
                                  <w:divsChild>
                                    <w:div w:id="1134370498">
                                      <w:marLeft w:val="0"/>
                                      <w:marRight w:val="0"/>
                                      <w:marTop w:val="0"/>
                                      <w:marBottom w:val="0"/>
                                      <w:divBdr>
                                        <w:top w:val="none" w:sz="0" w:space="0" w:color="auto"/>
                                        <w:left w:val="none" w:sz="0" w:space="0" w:color="auto"/>
                                        <w:bottom w:val="none" w:sz="0" w:space="0" w:color="auto"/>
                                        <w:right w:val="none" w:sz="0" w:space="0" w:color="auto"/>
                                      </w:divBdr>
                                      <w:divsChild>
                                        <w:div w:id="70544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600738">
          <w:marLeft w:val="0"/>
          <w:marRight w:val="0"/>
          <w:marTop w:val="0"/>
          <w:marBottom w:val="0"/>
          <w:divBdr>
            <w:top w:val="none" w:sz="0" w:space="0" w:color="auto"/>
            <w:left w:val="none" w:sz="0" w:space="0" w:color="auto"/>
            <w:bottom w:val="none" w:sz="0" w:space="0" w:color="auto"/>
            <w:right w:val="none" w:sz="0" w:space="0" w:color="auto"/>
          </w:divBdr>
          <w:divsChild>
            <w:div w:id="271867387">
              <w:marLeft w:val="0"/>
              <w:marRight w:val="0"/>
              <w:marTop w:val="0"/>
              <w:marBottom w:val="0"/>
              <w:divBdr>
                <w:top w:val="none" w:sz="0" w:space="0" w:color="auto"/>
                <w:left w:val="none" w:sz="0" w:space="0" w:color="auto"/>
                <w:bottom w:val="none" w:sz="0" w:space="0" w:color="auto"/>
                <w:right w:val="none" w:sz="0" w:space="0" w:color="auto"/>
              </w:divBdr>
              <w:divsChild>
                <w:div w:id="1934320998">
                  <w:marLeft w:val="0"/>
                  <w:marRight w:val="0"/>
                  <w:marTop w:val="0"/>
                  <w:marBottom w:val="0"/>
                  <w:divBdr>
                    <w:top w:val="none" w:sz="0" w:space="0" w:color="auto"/>
                    <w:left w:val="none" w:sz="0" w:space="0" w:color="auto"/>
                    <w:bottom w:val="none" w:sz="0" w:space="0" w:color="auto"/>
                    <w:right w:val="none" w:sz="0" w:space="0" w:color="auto"/>
                  </w:divBdr>
                  <w:divsChild>
                    <w:div w:id="2086410615">
                      <w:marLeft w:val="0"/>
                      <w:marRight w:val="0"/>
                      <w:marTop w:val="0"/>
                      <w:marBottom w:val="0"/>
                      <w:divBdr>
                        <w:top w:val="none" w:sz="0" w:space="0" w:color="auto"/>
                        <w:left w:val="none" w:sz="0" w:space="0" w:color="auto"/>
                        <w:bottom w:val="none" w:sz="0" w:space="0" w:color="auto"/>
                        <w:right w:val="none" w:sz="0" w:space="0" w:color="auto"/>
                      </w:divBdr>
                      <w:divsChild>
                        <w:div w:id="1258909116">
                          <w:marLeft w:val="0"/>
                          <w:marRight w:val="0"/>
                          <w:marTop w:val="0"/>
                          <w:marBottom w:val="0"/>
                          <w:divBdr>
                            <w:top w:val="none" w:sz="0" w:space="0" w:color="auto"/>
                            <w:left w:val="none" w:sz="0" w:space="0" w:color="auto"/>
                            <w:bottom w:val="none" w:sz="0" w:space="0" w:color="auto"/>
                            <w:right w:val="none" w:sz="0" w:space="0" w:color="auto"/>
                          </w:divBdr>
                          <w:divsChild>
                            <w:div w:id="102922147">
                              <w:marLeft w:val="0"/>
                              <w:marRight w:val="0"/>
                              <w:marTop w:val="0"/>
                              <w:marBottom w:val="0"/>
                              <w:divBdr>
                                <w:top w:val="none" w:sz="0" w:space="0" w:color="auto"/>
                                <w:left w:val="none" w:sz="0" w:space="0" w:color="auto"/>
                                <w:bottom w:val="none" w:sz="0" w:space="0" w:color="auto"/>
                                <w:right w:val="none" w:sz="0" w:space="0" w:color="auto"/>
                              </w:divBdr>
                              <w:divsChild>
                                <w:div w:id="1554736382">
                                  <w:marLeft w:val="0"/>
                                  <w:marRight w:val="0"/>
                                  <w:marTop w:val="0"/>
                                  <w:marBottom w:val="0"/>
                                  <w:divBdr>
                                    <w:top w:val="none" w:sz="0" w:space="0" w:color="auto"/>
                                    <w:left w:val="none" w:sz="0" w:space="0" w:color="auto"/>
                                    <w:bottom w:val="none" w:sz="0" w:space="0" w:color="auto"/>
                                    <w:right w:val="none" w:sz="0" w:space="0" w:color="auto"/>
                                  </w:divBdr>
                                  <w:divsChild>
                                    <w:div w:id="213243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93358">
                  <w:marLeft w:val="0"/>
                  <w:marRight w:val="0"/>
                  <w:marTop w:val="0"/>
                  <w:marBottom w:val="0"/>
                  <w:divBdr>
                    <w:top w:val="none" w:sz="0" w:space="0" w:color="auto"/>
                    <w:left w:val="none" w:sz="0" w:space="0" w:color="auto"/>
                    <w:bottom w:val="none" w:sz="0" w:space="0" w:color="auto"/>
                    <w:right w:val="none" w:sz="0" w:space="0" w:color="auto"/>
                  </w:divBdr>
                  <w:divsChild>
                    <w:div w:id="1822766498">
                      <w:marLeft w:val="0"/>
                      <w:marRight w:val="0"/>
                      <w:marTop w:val="0"/>
                      <w:marBottom w:val="0"/>
                      <w:divBdr>
                        <w:top w:val="none" w:sz="0" w:space="0" w:color="auto"/>
                        <w:left w:val="none" w:sz="0" w:space="0" w:color="auto"/>
                        <w:bottom w:val="none" w:sz="0" w:space="0" w:color="auto"/>
                        <w:right w:val="none" w:sz="0" w:space="0" w:color="auto"/>
                      </w:divBdr>
                      <w:divsChild>
                        <w:div w:id="481654118">
                          <w:marLeft w:val="0"/>
                          <w:marRight w:val="0"/>
                          <w:marTop w:val="0"/>
                          <w:marBottom w:val="0"/>
                          <w:divBdr>
                            <w:top w:val="none" w:sz="0" w:space="0" w:color="auto"/>
                            <w:left w:val="none" w:sz="0" w:space="0" w:color="auto"/>
                            <w:bottom w:val="none" w:sz="0" w:space="0" w:color="auto"/>
                            <w:right w:val="none" w:sz="0" w:space="0" w:color="auto"/>
                          </w:divBdr>
                          <w:divsChild>
                            <w:div w:id="1537280575">
                              <w:marLeft w:val="0"/>
                              <w:marRight w:val="0"/>
                              <w:marTop w:val="0"/>
                              <w:marBottom w:val="0"/>
                              <w:divBdr>
                                <w:top w:val="none" w:sz="0" w:space="0" w:color="auto"/>
                                <w:left w:val="none" w:sz="0" w:space="0" w:color="auto"/>
                                <w:bottom w:val="none" w:sz="0" w:space="0" w:color="auto"/>
                                <w:right w:val="none" w:sz="0" w:space="0" w:color="auto"/>
                              </w:divBdr>
                              <w:divsChild>
                                <w:div w:id="675350037">
                                  <w:marLeft w:val="0"/>
                                  <w:marRight w:val="0"/>
                                  <w:marTop w:val="0"/>
                                  <w:marBottom w:val="0"/>
                                  <w:divBdr>
                                    <w:top w:val="none" w:sz="0" w:space="0" w:color="auto"/>
                                    <w:left w:val="none" w:sz="0" w:space="0" w:color="auto"/>
                                    <w:bottom w:val="none" w:sz="0" w:space="0" w:color="auto"/>
                                    <w:right w:val="none" w:sz="0" w:space="0" w:color="auto"/>
                                  </w:divBdr>
                                  <w:divsChild>
                                    <w:div w:id="1487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6374104">
      <w:bodyDiv w:val="1"/>
      <w:marLeft w:val="0"/>
      <w:marRight w:val="0"/>
      <w:marTop w:val="0"/>
      <w:marBottom w:val="0"/>
      <w:divBdr>
        <w:top w:val="none" w:sz="0" w:space="0" w:color="auto"/>
        <w:left w:val="none" w:sz="0" w:space="0" w:color="auto"/>
        <w:bottom w:val="none" w:sz="0" w:space="0" w:color="auto"/>
        <w:right w:val="none" w:sz="0" w:space="0" w:color="auto"/>
      </w:divBdr>
      <w:divsChild>
        <w:div w:id="70714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767558">
      <w:bodyDiv w:val="1"/>
      <w:marLeft w:val="0"/>
      <w:marRight w:val="0"/>
      <w:marTop w:val="0"/>
      <w:marBottom w:val="0"/>
      <w:divBdr>
        <w:top w:val="none" w:sz="0" w:space="0" w:color="auto"/>
        <w:left w:val="none" w:sz="0" w:space="0" w:color="auto"/>
        <w:bottom w:val="none" w:sz="0" w:space="0" w:color="auto"/>
        <w:right w:val="none" w:sz="0" w:space="0" w:color="auto"/>
      </w:divBdr>
    </w:div>
    <w:div w:id="960769554">
      <w:bodyDiv w:val="1"/>
      <w:marLeft w:val="0"/>
      <w:marRight w:val="0"/>
      <w:marTop w:val="0"/>
      <w:marBottom w:val="0"/>
      <w:divBdr>
        <w:top w:val="none" w:sz="0" w:space="0" w:color="auto"/>
        <w:left w:val="none" w:sz="0" w:space="0" w:color="auto"/>
        <w:bottom w:val="none" w:sz="0" w:space="0" w:color="auto"/>
        <w:right w:val="none" w:sz="0" w:space="0" w:color="auto"/>
      </w:divBdr>
    </w:div>
    <w:div w:id="969017879">
      <w:bodyDiv w:val="1"/>
      <w:marLeft w:val="0"/>
      <w:marRight w:val="0"/>
      <w:marTop w:val="0"/>
      <w:marBottom w:val="0"/>
      <w:divBdr>
        <w:top w:val="none" w:sz="0" w:space="0" w:color="auto"/>
        <w:left w:val="none" w:sz="0" w:space="0" w:color="auto"/>
        <w:bottom w:val="none" w:sz="0" w:space="0" w:color="auto"/>
        <w:right w:val="none" w:sz="0" w:space="0" w:color="auto"/>
      </w:divBdr>
    </w:div>
    <w:div w:id="974483242">
      <w:bodyDiv w:val="1"/>
      <w:marLeft w:val="0"/>
      <w:marRight w:val="0"/>
      <w:marTop w:val="0"/>
      <w:marBottom w:val="0"/>
      <w:divBdr>
        <w:top w:val="none" w:sz="0" w:space="0" w:color="auto"/>
        <w:left w:val="none" w:sz="0" w:space="0" w:color="auto"/>
        <w:bottom w:val="none" w:sz="0" w:space="0" w:color="auto"/>
        <w:right w:val="none" w:sz="0" w:space="0" w:color="auto"/>
      </w:divBdr>
    </w:div>
    <w:div w:id="975836919">
      <w:bodyDiv w:val="1"/>
      <w:marLeft w:val="0"/>
      <w:marRight w:val="0"/>
      <w:marTop w:val="0"/>
      <w:marBottom w:val="0"/>
      <w:divBdr>
        <w:top w:val="none" w:sz="0" w:space="0" w:color="auto"/>
        <w:left w:val="none" w:sz="0" w:space="0" w:color="auto"/>
        <w:bottom w:val="none" w:sz="0" w:space="0" w:color="auto"/>
        <w:right w:val="none" w:sz="0" w:space="0" w:color="auto"/>
      </w:divBdr>
    </w:div>
    <w:div w:id="982194517">
      <w:bodyDiv w:val="1"/>
      <w:marLeft w:val="0"/>
      <w:marRight w:val="0"/>
      <w:marTop w:val="0"/>
      <w:marBottom w:val="0"/>
      <w:divBdr>
        <w:top w:val="none" w:sz="0" w:space="0" w:color="auto"/>
        <w:left w:val="none" w:sz="0" w:space="0" w:color="auto"/>
        <w:bottom w:val="none" w:sz="0" w:space="0" w:color="auto"/>
        <w:right w:val="none" w:sz="0" w:space="0" w:color="auto"/>
      </w:divBdr>
    </w:div>
    <w:div w:id="983045733">
      <w:bodyDiv w:val="1"/>
      <w:marLeft w:val="0"/>
      <w:marRight w:val="0"/>
      <w:marTop w:val="0"/>
      <w:marBottom w:val="0"/>
      <w:divBdr>
        <w:top w:val="none" w:sz="0" w:space="0" w:color="auto"/>
        <w:left w:val="none" w:sz="0" w:space="0" w:color="auto"/>
        <w:bottom w:val="none" w:sz="0" w:space="0" w:color="auto"/>
        <w:right w:val="none" w:sz="0" w:space="0" w:color="auto"/>
      </w:divBdr>
      <w:divsChild>
        <w:div w:id="1883901685">
          <w:marLeft w:val="0"/>
          <w:marRight w:val="0"/>
          <w:marTop w:val="0"/>
          <w:marBottom w:val="0"/>
          <w:divBdr>
            <w:top w:val="none" w:sz="0" w:space="0" w:color="auto"/>
            <w:left w:val="none" w:sz="0" w:space="0" w:color="auto"/>
            <w:bottom w:val="none" w:sz="0" w:space="0" w:color="auto"/>
            <w:right w:val="none" w:sz="0" w:space="0" w:color="auto"/>
          </w:divBdr>
          <w:divsChild>
            <w:div w:id="1199508460">
              <w:marLeft w:val="0"/>
              <w:marRight w:val="0"/>
              <w:marTop w:val="0"/>
              <w:marBottom w:val="0"/>
              <w:divBdr>
                <w:top w:val="none" w:sz="0" w:space="0" w:color="auto"/>
                <w:left w:val="none" w:sz="0" w:space="0" w:color="auto"/>
                <w:bottom w:val="none" w:sz="0" w:space="0" w:color="auto"/>
                <w:right w:val="none" w:sz="0" w:space="0" w:color="auto"/>
              </w:divBdr>
              <w:divsChild>
                <w:div w:id="496462574">
                  <w:marLeft w:val="0"/>
                  <w:marRight w:val="0"/>
                  <w:marTop w:val="0"/>
                  <w:marBottom w:val="0"/>
                  <w:divBdr>
                    <w:top w:val="none" w:sz="0" w:space="0" w:color="auto"/>
                    <w:left w:val="none" w:sz="0" w:space="0" w:color="auto"/>
                    <w:bottom w:val="none" w:sz="0" w:space="0" w:color="auto"/>
                    <w:right w:val="none" w:sz="0" w:space="0" w:color="auto"/>
                  </w:divBdr>
                  <w:divsChild>
                    <w:div w:id="1905750735">
                      <w:marLeft w:val="0"/>
                      <w:marRight w:val="0"/>
                      <w:marTop w:val="0"/>
                      <w:marBottom w:val="0"/>
                      <w:divBdr>
                        <w:top w:val="none" w:sz="0" w:space="0" w:color="auto"/>
                        <w:left w:val="none" w:sz="0" w:space="0" w:color="auto"/>
                        <w:bottom w:val="none" w:sz="0" w:space="0" w:color="auto"/>
                        <w:right w:val="none" w:sz="0" w:space="0" w:color="auto"/>
                      </w:divBdr>
                      <w:divsChild>
                        <w:div w:id="1766917293">
                          <w:marLeft w:val="0"/>
                          <w:marRight w:val="0"/>
                          <w:marTop w:val="0"/>
                          <w:marBottom w:val="0"/>
                          <w:divBdr>
                            <w:top w:val="none" w:sz="0" w:space="0" w:color="auto"/>
                            <w:left w:val="none" w:sz="0" w:space="0" w:color="auto"/>
                            <w:bottom w:val="none" w:sz="0" w:space="0" w:color="auto"/>
                            <w:right w:val="none" w:sz="0" w:space="0" w:color="auto"/>
                          </w:divBdr>
                          <w:divsChild>
                            <w:div w:id="928737513">
                              <w:marLeft w:val="0"/>
                              <w:marRight w:val="0"/>
                              <w:marTop w:val="0"/>
                              <w:marBottom w:val="0"/>
                              <w:divBdr>
                                <w:top w:val="none" w:sz="0" w:space="0" w:color="auto"/>
                                <w:left w:val="none" w:sz="0" w:space="0" w:color="auto"/>
                                <w:bottom w:val="none" w:sz="0" w:space="0" w:color="auto"/>
                                <w:right w:val="none" w:sz="0" w:space="0" w:color="auto"/>
                              </w:divBdr>
                              <w:divsChild>
                                <w:div w:id="898175329">
                                  <w:marLeft w:val="0"/>
                                  <w:marRight w:val="0"/>
                                  <w:marTop w:val="0"/>
                                  <w:marBottom w:val="0"/>
                                  <w:divBdr>
                                    <w:top w:val="none" w:sz="0" w:space="0" w:color="auto"/>
                                    <w:left w:val="none" w:sz="0" w:space="0" w:color="auto"/>
                                    <w:bottom w:val="none" w:sz="0" w:space="0" w:color="auto"/>
                                    <w:right w:val="none" w:sz="0" w:space="0" w:color="auto"/>
                                  </w:divBdr>
                                  <w:divsChild>
                                    <w:div w:id="704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952534">
          <w:marLeft w:val="0"/>
          <w:marRight w:val="0"/>
          <w:marTop w:val="0"/>
          <w:marBottom w:val="0"/>
          <w:divBdr>
            <w:top w:val="none" w:sz="0" w:space="0" w:color="auto"/>
            <w:left w:val="none" w:sz="0" w:space="0" w:color="auto"/>
            <w:bottom w:val="none" w:sz="0" w:space="0" w:color="auto"/>
            <w:right w:val="none" w:sz="0" w:space="0" w:color="auto"/>
          </w:divBdr>
          <w:divsChild>
            <w:div w:id="1034503113">
              <w:marLeft w:val="0"/>
              <w:marRight w:val="0"/>
              <w:marTop w:val="0"/>
              <w:marBottom w:val="0"/>
              <w:divBdr>
                <w:top w:val="none" w:sz="0" w:space="0" w:color="auto"/>
                <w:left w:val="none" w:sz="0" w:space="0" w:color="auto"/>
                <w:bottom w:val="none" w:sz="0" w:space="0" w:color="auto"/>
                <w:right w:val="none" w:sz="0" w:space="0" w:color="auto"/>
              </w:divBdr>
              <w:divsChild>
                <w:div w:id="1415011052">
                  <w:marLeft w:val="0"/>
                  <w:marRight w:val="0"/>
                  <w:marTop w:val="0"/>
                  <w:marBottom w:val="0"/>
                  <w:divBdr>
                    <w:top w:val="none" w:sz="0" w:space="0" w:color="auto"/>
                    <w:left w:val="none" w:sz="0" w:space="0" w:color="auto"/>
                    <w:bottom w:val="none" w:sz="0" w:space="0" w:color="auto"/>
                    <w:right w:val="none" w:sz="0" w:space="0" w:color="auto"/>
                  </w:divBdr>
                  <w:divsChild>
                    <w:div w:id="747115914">
                      <w:marLeft w:val="0"/>
                      <w:marRight w:val="0"/>
                      <w:marTop w:val="0"/>
                      <w:marBottom w:val="0"/>
                      <w:divBdr>
                        <w:top w:val="none" w:sz="0" w:space="0" w:color="auto"/>
                        <w:left w:val="none" w:sz="0" w:space="0" w:color="auto"/>
                        <w:bottom w:val="none" w:sz="0" w:space="0" w:color="auto"/>
                        <w:right w:val="none" w:sz="0" w:space="0" w:color="auto"/>
                      </w:divBdr>
                      <w:divsChild>
                        <w:div w:id="667053832">
                          <w:marLeft w:val="0"/>
                          <w:marRight w:val="0"/>
                          <w:marTop w:val="0"/>
                          <w:marBottom w:val="0"/>
                          <w:divBdr>
                            <w:top w:val="none" w:sz="0" w:space="0" w:color="auto"/>
                            <w:left w:val="none" w:sz="0" w:space="0" w:color="auto"/>
                            <w:bottom w:val="none" w:sz="0" w:space="0" w:color="auto"/>
                            <w:right w:val="none" w:sz="0" w:space="0" w:color="auto"/>
                          </w:divBdr>
                          <w:divsChild>
                            <w:div w:id="2058118496">
                              <w:marLeft w:val="0"/>
                              <w:marRight w:val="0"/>
                              <w:marTop w:val="0"/>
                              <w:marBottom w:val="0"/>
                              <w:divBdr>
                                <w:top w:val="none" w:sz="0" w:space="0" w:color="auto"/>
                                <w:left w:val="none" w:sz="0" w:space="0" w:color="auto"/>
                                <w:bottom w:val="none" w:sz="0" w:space="0" w:color="auto"/>
                                <w:right w:val="none" w:sz="0" w:space="0" w:color="auto"/>
                              </w:divBdr>
                              <w:divsChild>
                                <w:div w:id="320625166">
                                  <w:marLeft w:val="0"/>
                                  <w:marRight w:val="0"/>
                                  <w:marTop w:val="0"/>
                                  <w:marBottom w:val="0"/>
                                  <w:divBdr>
                                    <w:top w:val="none" w:sz="0" w:space="0" w:color="auto"/>
                                    <w:left w:val="none" w:sz="0" w:space="0" w:color="auto"/>
                                    <w:bottom w:val="none" w:sz="0" w:space="0" w:color="auto"/>
                                    <w:right w:val="none" w:sz="0" w:space="0" w:color="auto"/>
                                  </w:divBdr>
                                  <w:divsChild>
                                    <w:div w:id="1703549534">
                                      <w:marLeft w:val="0"/>
                                      <w:marRight w:val="0"/>
                                      <w:marTop w:val="0"/>
                                      <w:marBottom w:val="0"/>
                                      <w:divBdr>
                                        <w:top w:val="none" w:sz="0" w:space="0" w:color="auto"/>
                                        <w:left w:val="none" w:sz="0" w:space="0" w:color="auto"/>
                                        <w:bottom w:val="none" w:sz="0" w:space="0" w:color="auto"/>
                                        <w:right w:val="none" w:sz="0" w:space="0" w:color="auto"/>
                                      </w:divBdr>
                                      <w:divsChild>
                                        <w:div w:id="16795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7330280">
          <w:marLeft w:val="0"/>
          <w:marRight w:val="0"/>
          <w:marTop w:val="0"/>
          <w:marBottom w:val="0"/>
          <w:divBdr>
            <w:top w:val="none" w:sz="0" w:space="0" w:color="auto"/>
            <w:left w:val="none" w:sz="0" w:space="0" w:color="auto"/>
            <w:bottom w:val="none" w:sz="0" w:space="0" w:color="auto"/>
            <w:right w:val="none" w:sz="0" w:space="0" w:color="auto"/>
          </w:divBdr>
          <w:divsChild>
            <w:div w:id="1241671068">
              <w:marLeft w:val="0"/>
              <w:marRight w:val="0"/>
              <w:marTop w:val="0"/>
              <w:marBottom w:val="0"/>
              <w:divBdr>
                <w:top w:val="none" w:sz="0" w:space="0" w:color="auto"/>
                <w:left w:val="none" w:sz="0" w:space="0" w:color="auto"/>
                <w:bottom w:val="none" w:sz="0" w:space="0" w:color="auto"/>
                <w:right w:val="none" w:sz="0" w:space="0" w:color="auto"/>
              </w:divBdr>
              <w:divsChild>
                <w:div w:id="622735989">
                  <w:marLeft w:val="0"/>
                  <w:marRight w:val="0"/>
                  <w:marTop w:val="0"/>
                  <w:marBottom w:val="0"/>
                  <w:divBdr>
                    <w:top w:val="none" w:sz="0" w:space="0" w:color="auto"/>
                    <w:left w:val="none" w:sz="0" w:space="0" w:color="auto"/>
                    <w:bottom w:val="none" w:sz="0" w:space="0" w:color="auto"/>
                    <w:right w:val="none" w:sz="0" w:space="0" w:color="auto"/>
                  </w:divBdr>
                  <w:divsChild>
                    <w:div w:id="338313378">
                      <w:marLeft w:val="0"/>
                      <w:marRight w:val="0"/>
                      <w:marTop w:val="0"/>
                      <w:marBottom w:val="0"/>
                      <w:divBdr>
                        <w:top w:val="none" w:sz="0" w:space="0" w:color="auto"/>
                        <w:left w:val="none" w:sz="0" w:space="0" w:color="auto"/>
                        <w:bottom w:val="none" w:sz="0" w:space="0" w:color="auto"/>
                        <w:right w:val="none" w:sz="0" w:space="0" w:color="auto"/>
                      </w:divBdr>
                      <w:divsChild>
                        <w:div w:id="2083021421">
                          <w:marLeft w:val="0"/>
                          <w:marRight w:val="0"/>
                          <w:marTop w:val="0"/>
                          <w:marBottom w:val="0"/>
                          <w:divBdr>
                            <w:top w:val="none" w:sz="0" w:space="0" w:color="auto"/>
                            <w:left w:val="none" w:sz="0" w:space="0" w:color="auto"/>
                            <w:bottom w:val="none" w:sz="0" w:space="0" w:color="auto"/>
                            <w:right w:val="none" w:sz="0" w:space="0" w:color="auto"/>
                          </w:divBdr>
                          <w:divsChild>
                            <w:div w:id="1794864700">
                              <w:marLeft w:val="0"/>
                              <w:marRight w:val="0"/>
                              <w:marTop w:val="0"/>
                              <w:marBottom w:val="0"/>
                              <w:divBdr>
                                <w:top w:val="none" w:sz="0" w:space="0" w:color="auto"/>
                                <w:left w:val="none" w:sz="0" w:space="0" w:color="auto"/>
                                <w:bottom w:val="none" w:sz="0" w:space="0" w:color="auto"/>
                                <w:right w:val="none" w:sz="0" w:space="0" w:color="auto"/>
                              </w:divBdr>
                              <w:divsChild>
                                <w:div w:id="1967619514">
                                  <w:marLeft w:val="0"/>
                                  <w:marRight w:val="0"/>
                                  <w:marTop w:val="0"/>
                                  <w:marBottom w:val="0"/>
                                  <w:divBdr>
                                    <w:top w:val="none" w:sz="0" w:space="0" w:color="auto"/>
                                    <w:left w:val="none" w:sz="0" w:space="0" w:color="auto"/>
                                    <w:bottom w:val="none" w:sz="0" w:space="0" w:color="auto"/>
                                    <w:right w:val="none" w:sz="0" w:space="0" w:color="auto"/>
                                  </w:divBdr>
                                  <w:divsChild>
                                    <w:div w:id="9633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7696938">
                  <w:marLeft w:val="0"/>
                  <w:marRight w:val="0"/>
                  <w:marTop w:val="0"/>
                  <w:marBottom w:val="0"/>
                  <w:divBdr>
                    <w:top w:val="none" w:sz="0" w:space="0" w:color="auto"/>
                    <w:left w:val="none" w:sz="0" w:space="0" w:color="auto"/>
                    <w:bottom w:val="none" w:sz="0" w:space="0" w:color="auto"/>
                    <w:right w:val="none" w:sz="0" w:space="0" w:color="auto"/>
                  </w:divBdr>
                  <w:divsChild>
                    <w:div w:id="1328359741">
                      <w:marLeft w:val="0"/>
                      <w:marRight w:val="0"/>
                      <w:marTop w:val="0"/>
                      <w:marBottom w:val="0"/>
                      <w:divBdr>
                        <w:top w:val="none" w:sz="0" w:space="0" w:color="auto"/>
                        <w:left w:val="none" w:sz="0" w:space="0" w:color="auto"/>
                        <w:bottom w:val="none" w:sz="0" w:space="0" w:color="auto"/>
                        <w:right w:val="none" w:sz="0" w:space="0" w:color="auto"/>
                      </w:divBdr>
                      <w:divsChild>
                        <w:div w:id="1468350494">
                          <w:marLeft w:val="0"/>
                          <w:marRight w:val="0"/>
                          <w:marTop w:val="0"/>
                          <w:marBottom w:val="0"/>
                          <w:divBdr>
                            <w:top w:val="none" w:sz="0" w:space="0" w:color="auto"/>
                            <w:left w:val="none" w:sz="0" w:space="0" w:color="auto"/>
                            <w:bottom w:val="none" w:sz="0" w:space="0" w:color="auto"/>
                            <w:right w:val="none" w:sz="0" w:space="0" w:color="auto"/>
                          </w:divBdr>
                          <w:divsChild>
                            <w:div w:id="468862179">
                              <w:marLeft w:val="0"/>
                              <w:marRight w:val="0"/>
                              <w:marTop w:val="0"/>
                              <w:marBottom w:val="0"/>
                              <w:divBdr>
                                <w:top w:val="none" w:sz="0" w:space="0" w:color="auto"/>
                                <w:left w:val="none" w:sz="0" w:space="0" w:color="auto"/>
                                <w:bottom w:val="none" w:sz="0" w:space="0" w:color="auto"/>
                                <w:right w:val="none" w:sz="0" w:space="0" w:color="auto"/>
                              </w:divBdr>
                              <w:divsChild>
                                <w:div w:id="1237975081">
                                  <w:marLeft w:val="0"/>
                                  <w:marRight w:val="0"/>
                                  <w:marTop w:val="0"/>
                                  <w:marBottom w:val="0"/>
                                  <w:divBdr>
                                    <w:top w:val="none" w:sz="0" w:space="0" w:color="auto"/>
                                    <w:left w:val="none" w:sz="0" w:space="0" w:color="auto"/>
                                    <w:bottom w:val="none" w:sz="0" w:space="0" w:color="auto"/>
                                    <w:right w:val="none" w:sz="0" w:space="0" w:color="auto"/>
                                  </w:divBdr>
                                  <w:divsChild>
                                    <w:div w:id="15256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3194385">
      <w:bodyDiv w:val="1"/>
      <w:marLeft w:val="0"/>
      <w:marRight w:val="0"/>
      <w:marTop w:val="0"/>
      <w:marBottom w:val="0"/>
      <w:divBdr>
        <w:top w:val="none" w:sz="0" w:space="0" w:color="auto"/>
        <w:left w:val="none" w:sz="0" w:space="0" w:color="auto"/>
        <w:bottom w:val="none" w:sz="0" w:space="0" w:color="auto"/>
        <w:right w:val="none" w:sz="0" w:space="0" w:color="auto"/>
      </w:divBdr>
    </w:div>
    <w:div w:id="988942848">
      <w:bodyDiv w:val="1"/>
      <w:marLeft w:val="0"/>
      <w:marRight w:val="0"/>
      <w:marTop w:val="0"/>
      <w:marBottom w:val="0"/>
      <w:divBdr>
        <w:top w:val="none" w:sz="0" w:space="0" w:color="auto"/>
        <w:left w:val="none" w:sz="0" w:space="0" w:color="auto"/>
        <w:bottom w:val="none" w:sz="0" w:space="0" w:color="auto"/>
        <w:right w:val="none" w:sz="0" w:space="0" w:color="auto"/>
      </w:divBdr>
    </w:div>
    <w:div w:id="990715877">
      <w:bodyDiv w:val="1"/>
      <w:marLeft w:val="0"/>
      <w:marRight w:val="0"/>
      <w:marTop w:val="0"/>
      <w:marBottom w:val="0"/>
      <w:divBdr>
        <w:top w:val="none" w:sz="0" w:space="0" w:color="auto"/>
        <w:left w:val="none" w:sz="0" w:space="0" w:color="auto"/>
        <w:bottom w:val="none" w:sz="0" w:space="0" w:color="auto"/>
        <w:right w:val="none" w:sz="0" w:space="0" w:color="auto"/>
      </w:divBdr>
    </w:div>
    <w:div w:id="997030288">
      <w:bodyDiv w:val="1"/>
      <w:marLeft w:val="0"/>
      <w:marRight w:val="0"/>
      <w:marTop w:val="0"/>
      <w:marBottom w:val="0"/>
      <w:divBdr>
        <w:top w:val="none" w:sz="0" w:space="0" w:color="auto"/>
        <w:left w:val="none" w:sz="0" w:space="0" w:color="auto"/>
        <w:bottom w:val="none" w:sz="0" w:space="0" w:color="auto"/>
        <w:right w:val="none" w:sz="0" w:space="0" w:color="auto"/>
      </w:divBdr>
    </w:div>
    <w:div w:id="1010255603">
      <w:bodyDiv w:val="1"/>
      <w:marLeft w:val="0"/>
      <w:marRight w:val="0"/>
      <w:marTop w:val="0"/>
      <w:marBottom w:val="0"/>
      <w:divBdr>
        <w:top w:val="none" w:sz="0" w:space="0" w:color="auto"/>
        <w:left w:val="none" w:sz="0" w:space="0" w:color="auto"/>
        <w:bottom w:val="none" w:sz="0" w:space="0" w:color="auto"/>
        <w:right w:val="none" w:sz="0" w:space="0" w:color="auto"/>
      </w:divBdr>
    </w:div>
    <w:div w:id="1013267318">
      <w:bodyDiv w:val="1"/>
      <w:marLeft w:val="0"/>
      <w:marRight w:val="0"/>
      <w:marTop w:val="0"/>
      <w:marBottom w:val="0"/>
      <w:divBdr>
        <w:top w:val="none" w:sz="0" w:space="0" w:color="auto"/>
        <w:left w:val="none" w:sz="0" w:space="0" w:color="auto"/>
        <w:bottom w:val="none" w:sz="0" w:space="0" w:color="auto"/>
        <w:right w:val="none" w:sz="0" w:space="0" w:color="auto"/>
      </w:divBdr>
    </w:div>
    <w:div w:id="1027683115">
      <w:bodyDiv w:val="1"/>
      <w:marLeft w:val="0"/>
      <w:marRight w:val="0"/>
      <w:marTop w:val="0"/>
      <w:marBottom w:val="0"/>
      <w:divBdr>
        <w:top w:val="none" w:sz="0" w:space="0" w:color="auto"/>
        <w:left w:val="none" w:sz="0" w:space="0" w:color="auto"/>
        <w:bottom w:val="none" w:sz="0" w:space="0" w:color="auto"/>
        <w:right w:val="none" w:sz="0" w:space="0" w:color="auto"/>
      </w:divBdr>
    </w:div>
    <w:div w:id="1029991918">
      <w:bodyDiv w:val="1"/>
      <w:marLeft w:val="0"/>
      <w:marRight w:val="0"/>
      <w:marTop w:val="0"/>
      <w:marBottom w:val="0"/>
      <w:divBdr>
        <w:top w:val="none" w:sz="0" w:space="0" w:color="auto"/>
        <w:left w:val="none" w:sz="0" w:space="0" w:color="auto"/>
        <w:bottom w:val="none" w:sz="0" w:space="0" w:color="auto"/>
        <w:right w:val="none" w:sz="0" w:space="0" w:color="auto"/>
      </w:divBdr>
    </w:div>
    <w:div w:id="1036197615">
      <w:bodyDiv w:val="1"/>
      <w:marLeft w:val="0"/>
      <w:marRight w:val="0"/>
      <w:marTop w:val="0"/>
      <w:marBottom w:val="0"/>
      <w:divBdr>
        <w:top w:val="none" w:sz="0" w:space="0" w:color="auto"/>
        <w:left w:val="none" w:sz="0" w:space="0" w:color="auto"/>
        <w:bottom w:val="none" w:sz="0" w:space="0" w:color="auto"/>
        <w:right w:val="none" w:sz="0" w:space="0" w:color="auto"/>
      </w:divBdr>
    </w:div>
    <w:div w:id="1036929319">
      <w:bodyDiv w:val="1"/>
      <w:marLeft w:val="0"/>
      <w:marRight w:val="0"/>
      <w:marTop w:val="0"/>
      <w:marBottom w:val="0"/>
      <w:divBdr>
        <w:top w:val="none" w:sz="0" w:space="0" w:color="auto"/>
        <w:left w:val="none" w:sz="0" w:space="0" w:color="auto"/>
        <w:bottom w:val="none" w:sz="0" w:space="0" w:color="auto"/>
        <w:right w:val="none" w:sz="0" w:space="0" w:color="auto"/>
      </w:divBdr>
    </w:div>
    <w:div w:id="1040399045">
      <w:bodyDiv w:val="1"/>
      <w:marLeft w:val="0"/>
      <w:marRight w:val="0"/>
      <w:marTop w:val="0"/>
      <w:marBottom w:val="0"/>
      <w:divBdr>
        <w:top w:val="none" w:sz="0" w:space="0" w:color="auto"/>
        <w:left w:val="none" w:sz="0" w:space="0" w:color="auto"/>
        <w:bottom w:val="none" w:sz="0" w:space="0" w:color="auto"/>
        <w:right w:val="none" w:sz="0" w:space="0" w:color="auto"/>
      </w:divBdr>
    </w:div>
    <w:div w:id="1044209900">
      <w:bodyDiv w:val="1"/>
      <w:marLeft w:val="0"/>
      <w:marRight w:val="0"/>
      <w:marTop w:val="0"/>
      <w:marBottom w:val="0"/>
      <w:divBdr>
        <w:top w:val="none" w:sz="0" w:space="0" w:color="auto"/>
        <w:left w:val="none" w:sz="0" w:space="0" w:color="auto"/>
        <w:bottom w:val="none" w:sz="0" w:space="0" w:color="auto"/>
        <w:right w:val="none" w:sz="0" w:space="0" w:color="auto"/>
      </w:divBdr>
    </w:div>
    <w:div w:id="1045837929">
      <w:bodyDiv w:val="1"/>
      <w:marLeft w:val="0"/>
      <w:marRight w:val="0"/>
      <w:marTop w:val="0"/>
      <w:marBottom w:val="0"/>
      <w:divBdr>
        <w:top w:val="none" w:sz="0" w:space="0" w:color="auto"/>
        <w:left w:val="none" w:sz="0" w:space="0" w:color="auto"/>
        <w:bottom w:val="none" w:sz="0" w:space="0" w:color="auto"/>
        <w:right w:val="none" w:sz="0" w:space="0" w:color="auto"/>
      </w:divBdr>
    </w:div>
    <w:div w:id="1051807831">
      <w:bodyDiv w:val="1"/>
      <w:marLeft w:val="0"/>
      <w:marRight w:val="0"/>
      <w:marTop w:val="0"/>
      <w:marBottom w:val="0"/>
      <w:divBdr>
        <w:top w:val="none" w:sz="0" w:space="0" w:color="auto"/>
        <w:left w:val="none" w:sz="0" w:space="0" w:color="auto"/>
        <w:bottom w:val="none" w:sz="0" w:space="0" w:color="auto"/>
        <w:right w:val="none" w:sz="0" w:space="0" w:color="auto"/>
      </w:divBdr>
    </w:div>
    <w:div w:id="1055851796">
      <w:bodyDiv w:val="1"/>
      <w:marLeft w:val="0"/>
      <w:marRight w:val="0"/>
      <w:marTop w:val="0"/>
      <w:marBottom w:val="0"/>
      <w:divBdr>
        <w:top w:val="none" w:sz="0" w:space="0" w:color="auto"/>
        <w:left w:val="none" w:sz="0" w:space="0" w:color="auto"/>
        <w:bottom w:val="none" w:sz="0" w:space="0" w:color="auto"/>
        <w:right w:val="none" w:sz="0" w:space="0" w:color="auto"/>
      </w:divBdr>
    </w:div>
    <w:div w:id="1056389160">
      <w:bodyDiv w:val="1"/>
      <w:marLeft w:val="0"/>
      <w:marRight w:val="0"/>
      <w:marTop w:val="0"/>
      <w:marBottom w:val="0"/>
      <w:divBdr>
        <w:top w:val="none" w:sz="0" w:space="0" w:color="auto"/>
        <w:left w:val="none" w:sz="0" w:space="0" w:color="auto"/>
        <w:bottom w:val="none" w:sz="0" w:space="0" w:color="auto"/>
        <w:right w:val="none" w:sz="0" w:space="0" w:color="auto"/>
      </w:divBdr>
    </w:div>
    <w:div w:id="1059935532">
      <w:bodyDiv w:val="1"/>
      <w:marLeft w:val="0"/>
      <w:marRight w:val="0"/>
      <w:marTop w:val="0"/>
      <w:marBottom w:val="0"/>
      <w:divBdr>
        <w:top w:val="none" w:sz="0" w:space="0" w:color="auto"/>
        <w:left w:val="none" w:sz="0" w:space="0" w:color="auto"/>
        <w:bottom w:val="none" w:sz="0" w:space="0" w:color="auto"/>
        <w:right w:val="none" w:sz="0" w:space="0" w:color="auto"/>
      </w:divBdr>
    </w:div>
    <w:div w:id="1061709449">
      <w:bodyDiv w:val="1"/>
      <w:marLeft w:val="0"/>
      <w:marRight w:val="0"/>
      <w:marTop w:val="0"/>
      <w:marBottom w:val="0"/>
      <w:divBdr>
        <w:top w:val="none" w:sz="0" w:space="0" w:color="auto"/>
        <w:left w:val="none" w:sz="0" w:space="0" w:color="auto"/>
        <w:bottom w:val="none" w:sz="0" w:space="0" w:color="auto"/>
        <w:right w:val="none" w:sz="0" w:space="0" w:color="auto"/>
      </w:divBdr>
    </w:div>
    <w:div w:id="1066302095">
      <w:bodyDiv w:val="1"/>
      <w:marLeft w:val="0"/>
      <w:marRight w:val="0"/>
      <w:marTop w:val="0"/>
      <w:marBottom w:val="0"/>
      <w:divBdr>
        <w:top w:val="none" w:sz="0" w:space="0" w:color="auto"/>
        <w:left w:val="none" w:sz="0" w:space="0" w:color="auto"/>
        <w:bottom w:val="none" w:sz="0" w:space="0" w:color="auto"/>
        <w:right w:val="none" w:sz="0" w:space="0" w:color="auto"/>
      </w:divBdr>
    </w:div>
    <w:div w:id="1071656373">
      <w:bodyDiv w:val="1"/>
      <w:marLeft w:val="0"/>
      <w:marRight w:val="0"/>
      <w:marTop w:val="0"/>
      <w:marBottom w:val="0"/>
      <w:divBdr>
        <w:top w:val="none" w:sz="0" w:space="0" w:color="auto"/>
        <w:left w:val="none" w:sz="0" w:space="0" w:color="auto"/>
        <w:bottom w:val="none" w:sz="0" w:space="0" w:color="auto"/>
        <w:right w:val="none" w:sz="0" w:space="0" w:color="auto"/>
      </w:divBdr>
    </w:div>
    <w:div w:id="1073507110">
      <w:bodyDiv w:val="1"/>
      <w:marLeft w:val="0"/>
      <w:marRight w:val="0"/>
      <w:marTop w:val="0"/>
      <w:marBottom w:val="0"/>
      <w:divBdr>
        <w:top w:val="none" w:sz="0" w:space="0" w:color="auto"/>
        <w:left w:val="none" w:sz="0" w:space="0" w:color="auto"/>
        <w:bottom w:val="none" w:sz="0" w:space="0" w:color="auto"/>
        <w:right w:val="none" w:sz="0" w:space="0" w:color="auto"/>
      </w:divBdr>
    </w:div>
    <w:div w:id="1075935827">
      <w:bodyDiv w:val="1"/>
      <w:marLeft w:val="0"/>
      <w:marRight w:val="0"/>
      <w:marTop w:val="0"/>
      <w:marBottom w:val="0"/>
      <w:divBdr>
        <w:top w:val="none" w:sz="0" w:space="0" w:color="auto"/>
        <w:left w:val="none" w:sz="0" w:space="0" w:color="auto"/>
        <w:bottom w:val="none" w:sz="0" w:space="0" w:color="auto"/>
        <w:right w:val="none" w:sz="0" w:space="0" w:color="auto"/>
      </w:divBdr>
    </w:div>
    <w:div w:id="1077365052">
      <w:bodyDiv w:val="1"/>
      <w:marLeft w:val="0"/>
      <w:marRight w:val="0"/>
      <w:marTop w:val="0"/>
      <w:marBottom w:val="0"/>
      <w:divBdr>
        <w:top w:val="none" w:sz="0" w:space="0" w:color="auto"/>
        <w:left w:val="none" w:sz="0" w:space="0" w:color="auto"/>
        <w:bottom w:val="none" w:sz="0" w:space="0" w:color="auto"/>
        <w:right w:val="none" w:sz="0" w:space="0" w:color="auto"/>
      </w:divBdr>
    </w:div>
    <w:div w:id="1083257571">
      <w:bodyDiv w:val="1"/>
      <w:marLeft w:val="0"/>
      <w:marRight w:val="0"/>
      <w:marTop w:val="0"/>
      <w:marBottom w:val="0"/>
      <w:divBdr>
        <w:top w:val="none" w:sz="0" w:space="0" w:color="auto"/>
        <w:left w:val="none" w:sz="0" w:space="0" w:color="auto"/>
        <w:bottom w:val="none" w:sz="0" w:space="0" w:color="auto"/>
        <w:right w:val="none" w:sz="0" w:space="0" w:color="auto"/>
      </w:divBdr>
    </w:div>
    <w:div w:id="1085150645">
      <w:bodyDiv w:val="1"/>
      <w:marLeft w:val="0"/>
      <w:marRight w:val="0"/>
      <w:marTop w:val="0"/>
      <w:marBottom w:val="0"/>
      <w:divBdr>
        <w:top w:val="none" w:sz="0" w:space="0" w:color="auto"/>
        <w:left w:val="none" w:sz="0" w:space="0" w:color="auto"/>
        <w:bottom w:val="none" w:sz="0" w:space="0" w:color="auto"/>
        <w:right w:val="none" w:sz="0" w:space="0" w:color="auto"/>
      </w:divBdr>
    </w:div>
    <w:div w:id="1095252658">
      <w:bodyDiv w:val="1"/>
      <w:marLeft w:val="0"/>
      <w:marRight w:val="0"/>
      <w:marTop w:val="0"/>
      <w:marBottom w:val="0"/>
      <w:divBdr>
        <w:top w:val="none" w:sz="0" w:space="0" w:color="auto"/>
        <w:left w:val="none" w:sz="0" w:space="0" w:color="auto"/>
        <w:bottom w:val="none" w:sz="0" w:space="0" w:color="auto"/>
        <w:right w:val="none" w:sz="0" w:space="0" w:color="auto"/>
      </w:divBdr>
    </w:div>
    <w:div w:id="1108231004">
      <w:bodyDiv w:val="1"/>
      <w:marLeft w:val="0"/>
      <w:marRight w:val="0"/>
      <w:marTop w:val="0"/>
      <w:marBottom w:val="0"/>
      <w:divBdr>
        <w:top w:val="none" w:sz="0" w:space="0" w:color="auto"/>
        <w:left w:val="none" w:sz="0" w:space="0" w:color="auto"/>
        <w:bottom w:val="none" w:sz="0" w:space="0" w:color="auto"/>
        <w:right w:val="none" w:sz="0" w:space="0" w:color="auto"/>
      </w:divBdr>
    </w:div>
    <w:div w:id="1108545792">
      <w:bodyDiv w:val="1"/>
      <w:marLeft w:val="0"/>
      <w:marRight w:val="0"/>
      <w:marTop w:val="0"/>
      <w:marBottom w:val="0"/>
      <w:divBdr>
        <w:top w:val="none" w:sz="0" w:space="0" w:color="auto"/>
        <w:left w:val="none" w:sz="0" w:space="0" w:color="auto"/>
        <w:bottom w:val="none" w:sz="0" w:space="0" w:color="auto"/>
        <w:right w:val="none" w:sz="0" w:space="0" w:color="auto"/>
      </w:divBdr>
    </w:div>
    <w:div w:id="1110928636">
      <w:bodyDiv w:val="1"/>
      <w:marLeft w:val="0"/>
      <w:marRight w:val="0"/>
      <w:marTop w:val="0"/>
      <w:marBottom w:val="0"/>
      <w:divBdr>
        <w:top w:val="none" w:sz="0" w:space="0" w:color="auto"/>
        <w:left w:val="none" w:sz="0" w:space="0" w:color="auto"/>
        <w:bottom w:val="none" w:sz="0" w:space="0" w:color="auto"/>
        <w:right w:val="none" w:sz="0" w:space="0" w:color="auto"/>
      </w:divBdr>
    </w:div>
    <w:div w:id="1114667826">
      <w:bodyDiv w:val="1"/>
      <w:marLeft w:val="0"/>
      <w:marRight w:val="0"/>
      <w:marTop w:val="0"/>
      <w:marBottom w:val="0"/>
      <w:divBdr>
        <w:top w:val="none" w:sz="0" w:space="0" w:color="auto"/>
        <w:left w:val="none" w:sz="0" w:space="0" w:color="auto"/>
        <w:bottom w:val="none" w:sz="0" w:space="0" w:color="auto"/>
        <w:right w:val="none" w:sz="0" w:space="0" w:color="auto"/>
      </w:divBdr>
    </w:div>
    <w:div w:id="1116220844">
      <w:bodyDiv w:val="1"/>
      <w:marLeft w:val="0"/>
      <w:marRight w:val="0"/>
      <w:marTop w:val="0"/>
      <w:marBottom w:val="0"/>
      <w:divBdr>
        <w:top w:val="none" w:sz="0" w:space="0" w:color="auto"/>
        <w:left w:val="none" w:sz="0" w:space="0" w:color="auto"/>
        <w:bottom w:val="none" w:sz="0" w:space="0" w:color="auto"/>
        <w:right w:val="none" w:sz="0" w:space="0" w:color="auto"/>
      </w:divBdr>
    </w:div>
    <w:div w:id="1126434792">
      <w:bodyDiv w:val="1"/>
      <w:marLeft w:val="0"/>
      <w:marRight w:val="0"/>
      <w:marTop w:val="0"/>
      <w:marBottom w:val="0"/>
      <w:divBdr>
        <w:top w:val="none" w:sz="0" w:space="0" w:color="auto"/>
        <w:left w:val="none" w:sz="0" w:space="0" w:color="auto"/>
        <w:bottom w:val="none" w:sz="0" w:space="0" w:color="auto"/>
        <w:right w:val="none" w:sz="0" w:space="0" w:color="auto"/>
      </w:divBdr>
    </w:div>
    <w:div w:id="1129517016">
      <w:bodyDiv w:val="1"/>
      <w:marLeft w:val="0"/>
      <w:marRight w:val="0"/>
      <w:marTop w:val="0"/>
      <w:marBottom w:val="0"/>
      <w:divBdr>
        <w:top w:val="none" w:sz="0" w:space="0" w:color="auto"/>
        <w:left w:val="none" w:sz="0" w:space="0" w:color="auto"/>
        <w:bottom w:val="none" w:sz="0" w:space="0" w:color="auto"/>
        <w:right w:val="none" w:sz="0" w:space="0" w:color="auto"/>
      </w:divBdr>
    </w:div>
    <w:div w:id="1130393423">
      <w:bodyDiv w:val="1"/>
      <w:marLeft w:val="0"/>
      <w:marRight w:val="0"/>
      <w:marTop w:val="0"/>
      <w:marBottom w:val="0"/>
      <w:divBdr>
        <w:top w:val="none" w:sz="0" w:space="0" w:color="auto"/>
        <w:left w:val="none" w:sz="0" w:space="0" w:color="auto"/>
        <w:bottom w:val="none" w:sz="0" w:space="0" w:color="auto"/>
        <w:right w:val="none" w:sz="0" w:space="0" w:color="auto"/>
      </w:divBdr>
      <w:divsChild>
        <w:div w:id="77288989">
          <w:marLeft w:val="0"/>
          <w:marRight w:val="0"/>
          <w:marTop w:val="0"/>
          <w:marBottom w:val="0"/>
          <w:divBdr>
            <w:top w:val="none" w:sz="0" w:space="0" w:color="auto"/>
            <w:left w:val="none" w:sz="0" w:space="0" w:color="auto"/>
            <w:bottom w:val="none" w:sz="0" w:space="0" w:color="auto"/>
            <w:right w:val="none" w:sz="0" w:space="0" w:color="auto"/>
          </w:divBdr>
          <w:divsChild>
            <w:div w:id="900410471">
              <w:marLeft w:val="0"/>
              <w:marRight w:val="0"/>
              <w:marTop w:val="0"/>
              <w:marBottom w:val="0"/>
              <w:divBdr>
                <w:top w:val="none" w:sz="0" w:space="0" w:color="auto"/>
                <w:left w:val="none" w:sz="0" w:space="0" w:color="auto"/>
                <w:bottom w:val="none" w:sz="0" w:space="0" w:color="auto"/>
                <w:right w:val="none" w:sz="0" w:space="0" w:color="auto"/>
              </w:divBdr>
              <w:divsChild>
                <w:div w:id="307907140">
                  <w:marLeft w:val="0"/>
                  <w:marRight w:val="0"/>
                  <w:marTop w:val="0"/>
                  <w:marBottom w:val="0"/>
                  <w:divBdr>
                    <w:top w:val="none" w:sz="0" w:space="0" w:color="auto"/>
                    <w:left w:val="none" w:sz="0" w:space="0" w:color="auto"/>
                    <w:bottom w:val="none" w:sz="0" w:space="0" w:color="auto"/>
                    <w:right w:val="none" w:sz="0" w:space="0" w:color="auto"/>
                  </w:divBdr>
                  <w:divsChild>
                    <w:div w:id="199052777">
                      <w:marLeft w:val="0"/>
                      <w:marRight w:val="0"/>
                      <w:marTop w:val="0"/>
                      <w:marBottom w:val="0"/>
                      <w:divBdr>
                        <w:top w:val="none" w:sz="0" w:space="0" w:color="auto"/>
                        <w:left w:val="none" w:sz="0" w:space="0" w:color="auto"/>
                        <w:bottom w:val="none" w:sz="0" w:space="0" w:color="auto"/>
                        <w:right w:val="none" w:sz="0" w:space="0" w:color="auto"/>
                      </w:divBdr>
                      <w:divsChild>
                        <w:div w:id="1547110024">
                          <w:marLeft w:val="0"/>
                          <w:marRight w:val="0"/>
                          <w:marTop w:val="0"/>
                          <w:marBottom w:val="0"/>
                          <w:divBdr>
                            <w:top w:val="none" w:sz="0" w:space="0" w:color="auto"/>
                            <w:left w:val="none" w:sz="0" w:space="0" w:color="auto"/>
                            <w:bottom w:val="none" w:sz="0" w:space="0" w:color="auto"/>
                            <w:right w:val="none" w:sz="0" w:space="0" w:color="auto"/>
                          </w:divBdr>
                          <w:divsChild>
                            <w:div w:id="27535619">
                              <w:marLeft w:val="0"/>
                              <w:marRight w:val="0"/>
                              <w:marTop w:val="0"/>
                              <w:marBottom w:val="0"/>
                              <w:divBdr>
                                <w:top w:val="none" w:sz="0" w:space="0" w:color="auto"/>
                                <w:left w:val="none" w:sz="0" w:space="0" w:color="auto"/>
                                <w:bottom w:val="none" w:sz="0" w:space="0" w:color="auto"/>
                                <w:right w:val="none" w:sz="0" w:space="0" w:color="auto"/>
                              </w:divBdr>
                              <w:divsChild>
                                <w:div w:id="1035496923">
                                  <w:marLeft w:val="0"/>
                                  <w:marRight w:val="0"/>
                                  <w:marTop w:val="0"/>
                                  <w:marBottom w:val="0"/>
                                  <w:divBdr>
                                    <w:top w:val="none" w:sz="0" w:space="0" w:color="auto"/>
                                    <w:left w:val="none" w:sz="0" w:space="0" w:color="auto"/>
                                    <w:bottom w:val="none" w:sz="0" w:space="0" w:color="auto"/>
                                    <w:right w:val="none" w:sz="0" w:space="0" w:color="auto"/>
                                  </w:divBdr>
                                  <w:divsChild>
                                    <w:div w:id="2004695509">
                                      <w:marLeft w:val="0"/>
                                      <w:marRight w:val="0"/>
                                      <w:marTop w:val="0"/>
                                      <w:marBottom w:val="0"/>
                                      <w:divBdr>
                                        <w:top w:val="none" w:sz="0" w:space="0" w:color="auto"/>
                                        <w:left w:val="none" w:sz="0" w:space="0" w:color="auto"/>
                                        <w:bottom w:val="none" w:sz="0" w:space="0" w:color="auto"/>
                                        <w:right w:val="none" w:sz="0" w:space="0" w:color="auto"/>
                                      </w:divBdr>
                                      <w:divsChild>
                                        <w:div w:id="2025477033">
                                          <w:blockQuote w:val="1"/>
                                          <w:marLeft w:val="720"/>
                                          <w:marRight w:val="720"/>
                                          <w:marTop w:val="100"/>
                                          <w:marBottom w:val="100"/>
                                          <w:divBdr>
                                            <w:top w:val="none" w:sz="0" w:space="0" w:color="auto"/>
                                            <w:left w:val="none" w:sz="0" w:space="0" w:color="auto"/>
                                            <w:bottom w:val="none" w:sz="0" w:space="0" w:color="auto"/>
                                            <w:right w:val="none" w:sz="0" w:space="0" w:color="auto"/>
                                          </w:divBdr>
                                        </w:div>
                                        <w:div w:id="424346881">
                                          <w:blockQuote w:val="1"/>
                                          <w:marLeft w:val="720"/>
                                          <w:marRight w:val="720"/>
                                          <w:marTop w:val="100"/>
                                          <w:marBottom w:val="100"/>
                                          <w:divBdr>
                                            <w:top w:val="none" w:sz="0" w:space="0" w:color="auto"/>
                                            <w:left w:val="none" w:sz="0" w:space="0" w:color="auto"/>
                                            <w:bottom w:val="none" w:sz="0" w:space="0" w:color="auto"/>
                                            <w:right w:val="none" w:sz="0" w:space="0" w:color="auto"/>
                                          </w:divBdr>
                                        </w:div>
                                        <w:div w:id="270865459">
                                          <w:blockQuote w:val="1"/>
                                          <w:marLeft w:val="720"/>
                                          <w:marRight w:val="720"/>
                                          <w:marTop w:val="100"/>
                                          <w:marBottom w:val="100"/>
                                          <w:divBdr>
                                            <w:top w:val="none" w:sz="0" w:space="0" w:color="auto"/>
                                            <w:left w:val="none" w:sz="0" w:space="0" w:color="auto"/>
                                            <w:bottom w:val="none" w:sz="0" w:space="0" w:color="auto"/>
                                            <w:right w:val="none" w:sz="0" w:space="0" w:color="auto"/>
                                          </w:divBdr>
                                        </w:div>
                                        <w:div w:id="177605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3865293">
      <w:bodyDiv w:val="1"/>
      <w:marLeft w:val="0"/>
      <w:marRight w:val="0"/>
      <w:marTop w:val="0"/>
      <w:marBottom w:val="0"/>
      <w:divBdr>
        <w:top w:val="none" w:sz="0" w:space="0" w:color="auto"/>
        <w:left w:val="none" w:sz="0" w:space="0" w:color="auto"/>
        <w:bottom w:val="none" w:sz="0" w:space="0" w:color="auto"/>
        <w:right w:val="none" w:sz="0" w:space="0" w:color="auto"/>
      </w:divBdr>
    </w:div>
    <w:div w:id="1141922892">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147740763">
      <w:bodyDiv w:val="1"/>
      <w:marLeft w:val="0"/>
      <w:marRight w:val="0"/>
      <w:marTop w:val="0"/>
      <w:marBottom w:val="0"/>
      <w:divBdr>
        <w:top w:val="none" w:sz="0" w:space="0" w:color="auto"/>
        <w:left w:val="none" w:sz="0" w:space="0" w:color="auto"/>
        <w:bottom w:val="none" w:sz="0" w:space="0" w:color="auto"/>
        <w:right w:val="none" w:sz="0" w:space="0" w:color="auto"/>
      </w:divBdr>
      <w:divsChild>
        <w:div w:id="990016265">
          <w:marLeft w:val="0"/>
          <w:marRight w:val="0"/>
          <w:marTop w:val="0"/>
          <w:marBottom w:val="0"/>
          <w:divBdr>
            <w:top w:val="none" w:sz="0" w:space="0" w:color="auto"/>
            <w:left w:val="none" w:sz="0" w:space="0" w:color="auto"/>
            <w:bottom w:val="none" w:sz="0" w:space="0" w:color="auto"/>
            <w:right w:val="none" w:sz="0" w:space="0" w:color="auto"/>
          </w:divBdr>
          <w:divsChild>
            <w:div w:id="487676646">
              <w:marLeft w:val="0"/>
              <w:marRight w:val="0"/>
              <w:marTop w:val="0"/>
              <w:marBottom w:val="0"/>
              <w:divBdr>
                <w:top w:val="none" w:sz="0" w:space="0" w:color="auto"/>
                <w:left w:val="none" w:sz="0" w:space="0" w:color="auto"/>
                <w:bottom w:val="none" w:sz="0" w:space="0" w:color="auto"/>
                <w:right w:val="none" w:sz="0" w:space="0" w:color="auto"/>
              </w:divBdr>
              <w:divsChild>
                <w:div w:id="695927308">
                  <w:marLeft w:val="0"/>
                  <w:marRight w:val="0"/>
                  <w:marTop w:val="0"/>
                  <w:marBottom w:val="0"/>
                  <w:divBdr>
                    <w:top w:val="none" w:sz="0" w:space="0" w:color="auto"/>
                    <w:left w:val="none" w:sz="0" w:space="0" w:color="auto"/>
                    <w:bottom w:val="none" w:sz="0" w:space="0" w:color="auto"/>
                    <w:right w:val="none" w:sz="0" w:space="0" w:color="auto"/>
                  </w:divBdr>
                  <w:divsChild>
                    <w:div w:id="2039549954">
                      <w:marLeft w:val="0"/>
                      <w:marRight w:val="0"/>
                      <w:marTop w:val="0"/>
                      <w:marBottom w:val="0"/>
                      <w:divBdr>
                        <w:top w:val="none" w:sz="0" w:space="0" w:color="auto"/>
                        <w:left w:val="none" w:sz="0" w:space="0" w:color="auto"/>
                        <w:bottom w:val="none" w:sz="0" w:space="0" w:color="auto"/>
                        <w:right w:val="none" w:sz="0" w:space="0" w:color="auto"/>
                      </w:divBdr>
                      <w:divsChild>
                        <w:div w:id="589243798">
                          <w:marLeft w:val="0"/>
                          <w:marRight w:val="0"/>
                          <w:marTop w:val="0"/>
                          <w:marBottom w:val="0"/>
                          <w:divBdr>
                            <w:top w:val="none" w:sz="0" w:space="0" w:color="auto"/>
                            <w:left w:val="none" w:sz="0" w:space="0" w:color="auto"/>
                            <w:bottom w:val="none" w:sz="0" w:space="0" w:color="auto"/>
                            <w:right w:val="none" w:sz="0" w:space="0" w:color="auto"/>
                          </w:divBdr>
                          <w:divsChild>
                            <w:div w:id="1163161609">
                              <w:marLeft w:val="0"/>
                              <w:marRight w:val="0"/>
                              <w:marTop w:val="0"/>
                              <w:marBottom w:val="0"/>
                              <w:divBdr>
                                <w:top w:val="none" w:sz="0" w:space="0" w:color="auto"/>
                                <w:left w:val="none" w:sz="0" w:space="0" w:color="auto"/>
                                <w:bottom w:val="none" w:sz="0" w:space="0" w:color="auto"/>
                                <w:right w:val="none" w:sz="0" w:space="0" w:color="auto"/>
                              </w:divBdr>
                              <w:divsChild>
                                <w:div w:id="1844205342">
                                  <w:marLeft w:val="0"/>
                                  <w:marRight w:val="0"/>
                                  <w:marTop w:val="0"/>
                                  <w:marBottom w:val="0"/>
                                  <w:divBdr>
                                    <w:top w:val="none" w:sz="0" w:space="0" w:color="auto"/>
                                    <w:left w:val="none" w:sz="0" w:space="0" w:color="auto"/>
                                    <w:bottom w:val="none" w:sz="0" w:space="0" w:color="auto"/>
                                    <w:right w:val="none" w:sz="0" w:space="0" w:color="auto"/>
                                  </w:divBdr>
                                  <w:divsChild>
                                    <w:div w:id="338000314">
                                      <w:marLeft w:val="0"/>
                                      <w:marRight w:val="0"/>
                                      <w:marTop w:val="0"/>
                                      <w:marBottom w:val="0"/>
                                      <w:divBdr>
                                        <w:top w:val="none" w:sz="0" w:space="0" w:color="auto"/>
                                        <w:left w:val="none" w:sz="0" w:space="0" w:color="auto"/>
                                        <w:bottom w:val="none" w:sz="0" w:space="0" w:color="auto"/>
                                        <w:right w:val="none" w:sz="0" w:space="0" w:color="auto"/>
                                      </w:divBdr>
                                      <w:divsChild>
                                        <w:div w:id="812408759">
                                          <w:blockQuote w:val="1"/>
                                          <w:marLeft w:val="720"/>
                                          <w:marRight w:val="720"/>
                                          <w:marTop w:val="100"/>
                                          <w:marBottom w:val="100"/>
                                          <w:divBdr>
                                            <w:top w:val="none" w:sz="0" w:space="0" w:color="auto"/>
                                            <w:left w:val="none" w:sz="0" w:space="0" w:color="auto"/>
                                            <w:bottom w:val="none" w:sz="0" w:space="0" w:color="auto"/>
                                            <w:right w:val="none" w:sz="0" w:space="0" w:color="auto"/>
                                          </w:divBdr>
                                        </w:div>
                                        <w:div w:id="302926120">
                                          <w:blockQuote w:val="1"/>
                                          <w:marLeft w:val="720"/>
                                          <w:marRight w:val="720"/>
                                          <w:marTop w:val="100"/>
                                          <w:marBottom w:val="100"/>
                                          <w:divBdr>
                                            <w:top w:val="none" w:sz="0" w:space="0" w:color="auto"/>
                                            <w:left w:val="none" w:sz="0" w:space="0" w:color="auto"/>
                                            <w:bottom w:val="none" w:sz="0" w:space="0" w:color="auto"/>
                                            <w:right w:val="none" w:sz="0" w:space="0" w:color="auto"/>
                                          </w:divBdr>
                                        </w:div>
                                        <w:div w:id="497041323">
                                          <w:blockQuote w:val="1"/>
                                          <w:marLeft w:val="720"/>
                                          <w:marRight w:val="720"/>
                                          <w:marTop w:val="100"/>
                                          <w:marBottom w:val="100"/>
                                          <w:divBdr>
                                            <w:top w:val="none" w:sz="0" w:space="0" w:color="auto"/>
                                            <w:left w:val="none" w:sz="0" w:space="0" w:color="auto"/>
                                            <w:bottom w:val="none" w:sz="0" w:space="0" w:color="auto"/>
                                            <w:right w:val="none" w:sz="0" w:space="0" w:color="auto"/>
                                          </w:divBdr>
                                        </w:div>
                                        <w:div w:id="409550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9034476">
      <w:bodyDiv w:val="1"/>
      <w:marLeft w:val="0"/>
      <w:marRight w:val="0"/>
      <w:marTop w:val="0"/>
      <w:marBottom w:val="0"/>
      <w:divBdr>
        <w:top w:val="none" w:sz="0" w:space="0" w:color="auto"/>
        <w:left w:val="none" w:sz="0" w:space="0" w:color="auto"/>
        <w:bottom w:val="none" w:sz="0" w:space="0" w:color="auto"/>
        <w:right w:val="none" w:sz="0" w:space="0" w:color="auto"/>
      </w:divBdr>
    </w:div>
    <w:div w:id="1168248813">
      <w:bodyDiv w:val="1"/>
      <w:marLeft w:val="0"/>
      <w:marRight w:val="0"/>
      <w:marTop w:val="0"/>
      <w:marBottom w:val="0"/>
      <w:divBdr>
        <w:top w:val="none" w:sz="0" w:space="0" w:color="auto"/>
        <w:left w:val="none" w:sz="0" w:space="0" w:color="auto"/>
        <w:bottom w:val="none" w:sz="0" w:space="0" w:color="auto"/>
        <w:right w:val="none" w:sz="0" w:space="0" w:color="auto"/>
      </w:divBdr>
    </w:div>
    <w:div w:id="1182473030">
      <w:bodyDiv w:val="1"/>
      <w:marLeft w:val="0"/>
      <w:marRight w:val="0"/>
      <w:marTop w:val="0"/>
      <w:marBottom w:val="0"/>
      <w:divBdr>
        <w:top w:val="none" w:sz="0" w:space="0" w:color="auto"/>
        <w:left w:val="none" w:sz="0" w:space="0" w:color="auto"/>
        <w:bottom w:val="none" w:sz="0" w:space="0" w:color="auto"/>
        <w:right w:val="none" w:sz="0" w:space="0" w:color="auto"/>
      </w:divBdr>
    </w:div>
    <w:div w:id="1183085834">
      <w:bodyDiv w:val="1"/>
      <w:marLeft w:val="0"/>
      <w:marRight w:val="0"/>
      <w:marTop w:val="0"/>
      <w:marBottom w:val="0"/>
      <w:divBdr>
        <w:top w:val="none" w:sz="0" w:space="0" w:color="auto"/>
        <w:left w:val="none" w:sz="0" w:space="0" w:color="auto"/>
        <w:bottom w:val="none" w:sz="0" w:space="0" w:color="auto"/>
        <w:right w:val="none" w:sz="0" w:space="0" w:color="auto"/>
      </w:divBdr>
    </w:div>
    <w:div w:id="1187139770">
      <w:bodyDiv w:val="1"/>
      <w:marLeft w:val="0"/>
      <w:marRight w:val="0"/>
      <w:marTop w:val="0"/>
      <w:marBottom w:val="0"/>
      <w:divBdr>
        <w:top w:val="none" w:sz="0" w:space="0" w:color="auto"/>
        <w:left w:val="none" w:sz="0" w:space="0" w:color="auto"/>
        <w:bottom w:val="none" w:sz="0" w:space="0" w:color="auto"/>
        <w:right w:val="none" w:sz="0" w:space="0" w:color="auto"/>
      </w:divBdr>
    </w:div>
    <w:div w:id="1188788514">
      <w:bodyDiv w:val="1"/>
      <w:marLeft w:val="0"/>
      <w:marRight w:val="0"/>
      <w:marTop w:val="0"/>
      <w:marBottom w:val="0"/>
      <w:divBdr>
        <w:top w:val="none" w:sz="0" w:space="0" w:color="auto"/>
        <w:left w:val="none" w:sz="0" w:space="0" w:color="auto"/>
        <w:bottom w:val="none" w:sz="0" w:space="0" w:color="auto"/>
        <w:right w:val="none" w:sz="0" w:space="0" w:color="auto"/>
      </w:divBdr>
    </w:div>
    <w:div w:id="1189488899">
      <w:bodyDiv w:val="1"/>
      <w:marLeft w:val="0"/>
      <w:marRight w:val="0"/>
      <w:marTop w:val="0"/>
      <w:marBottom w:val="0"/>
      <w:divBdr>
        <w:top w:val="none" w:sz="0" w:space="0" w:color="auto"/>
        <w:left w:val="none" w:sz="0" w:space="0" w:color="auto"/>
        <w:bottom w:val="none" w:sz="0" w:space="0" w:color="auto"/>
        <w:right w:val="none" w:sz="0" w:space="0" w:color="auto"/>
      </w:divBdr>
    </w:div>
    <w:div w:id="1190072368">
      <w:bodyDiv w:val="1"/>
      <w:marLeft w:val="0"/>
      <w:marRight w:val="0"/>
      <w:marTop w:val="0"/>
      <w:marBottom w:val="0"/>
      <w:divBdr>
        <w:top w:val="none" w:sz="0" w:space="0" w:color="auto"/>
        <w:left w:val="none" w:sz="0" w:space="0" w:color="auto"/>
        <w:bottom w:val="none" w:sz="0" w:space="0" w:color="auto"/>
        <w:right w:val="none" w:sz="0" w:space="0" w:color="auto"/>
      </w:divBdr>
    </w:div>
    <w:div w:id="1190487362">
      <w:bodyDiv w:val="1"/>
      <w:marLeft w:val="0"/>
      <w:marRight w:val="0"/>
      <w:marTop w:val="0"/>
      <w:marBottom w:val="0"/>
      <w:divBdr>
        <w:top w:val="none" w:sz="0" w:space="0" w:color="auto"/>
        <w:left w:val="none" w:sz="0" w:space="0" w:color="auto"/>
        <w:bottom w:val="none" w:sz="0" w:space="0" w:color="auto"/>
        <w:right w:val="none" w:sz="0" w:space="0" w:color="auto"/>
      </w:divBdr>
    </w:div>
    <w:div w:id="1199391712">
      <w:bodyDiv w:val="1"/>
      <w:marLeft w:val="0"/>
      <w:marRight w:val="0"/>
      <w:marTop w:val="0"/>
      <w:marBottom w:val="0"/>
      <w:divBdr>
        <w:top w:val="none" w:sz="0" w:space="0" w:color="auto"/>
        <w:left w:val="none" w:sz="0" w:space="0" w:color="auto"/>
        <w:bottom w:val="none" w:sz="0" w:space="0" w:color="auto"/>
        <w:right w:val="none" w:sz="0" w:space="0" w:color="auto"/>
      </w:divBdr>
    </w:div>
    <w:div w:id="1202281950">
      <w:bodyDiv w:val="1"/>
      <w:marLeft w:val="0"/>
      <w:marRight w:val="0"/>
      <w:marTop w:val="0"/>
      <w:marBottom w:val="0"/>
      <w:divBdr>
        <w:top w:val="none" w:sz="0" w:space="0" w:color="auto"/>
        <w:left w:val="none" w:sz="0" w:space="0" w:color="auto"/>
        <w:bottom w:val="none" w:sz="0" w:space="0" w:color="auto"/>
        <w:right w:val="none" w:sz="0" w:space="0" w:color="auto"/>
      </w:divBdr>
    </w:div>
    <w:div w:id="1206068398">
      <w:bodyDiv w:val="1"/>
      <w:marLeft w:val="0"/>
      <w:marRight w:val="0"/>
      <w:marTop w:val="0"/>
      <w:marBottom w:val="0"/>
      <w:divBdr>
        <w:top w:val="none" w:sz="0" w:space="0" w:color="auto"/>
        <w:left w:val="none" w:sz="0" w:space="0" w:color="auto"/>
        <w:bottom w:val="none" w:sz="0" w:space="0" w:color="auto"/>
        <w:right w:val="none" w:sz="0" w:space="0" w:color="auto"/>
      </w:divBdr>
    </w:div>
    <w:div w:id="1207988988">
      <w:bodyDiv w:val="1"/>
      <w:marLeft w:val="0"/>
      <w:marRight w:val="0"/>
      <w:marTop w:val="0"/>
      <w:marBottom w:val="0"/>
      <w:divBdr>
        <w:top w:val="none" w:sz="0" w:space="0" w:color="auto"/>
        <w:left w:val="none" w:sz="0" w:space="0" w:color="auto"/>
        <w:bottom w:val="none" w:sz="0" w:space="0" w:color="auto"/>
        <w:right w:val="none" w:sz="0" w:space="0" w:color="auto"/>
      </w:divBdr>
    </w:div>
    <w:div w:id="1219702938">
      <w:bodyDiv w:val="1"/>
      <w:marLeft w:val="0"/>
      <w:marRight w:val="0"/>
      <w:marTop w:val="0"/>
      <w:marBottom w:val="0"/>
      <w:divBdr>
        <w:top w:val="none" w:sz="0" w:space="0" w:color="auto"/>
        <w:left w:val="none" w:sz="0" w:space="0" w:color="auto"/>
        <w:bottom w:val="none" w:sz="0" w:space="0" w:color="auto"/>
        <w:right w:val="none" w:sz="0" w:space="0" w:color="auto"/>
      </w:divBdr>
    </w:div>
    <w:div w:id="1221164792">
      <w:bodyDiv w:val="1"/>
      <w:marLeft w:val="0"/>
      <w:marRight w:val="0"/>
      <w:marTop w:val="0"/>
      <w:marBottom w:val="0"/>
      <w:divBdr>
        <w:top w:val="none" w:sz="0" w:space="0" w:color="auto"/>
        <w:left w:val="none" w:sz="0" w:space="0" w:color="auto"/>
        <w:bottom w:val="none" w:sz="0" w:space="0" w:color="auto"/>
        <w:right w:val="none" w:sz="0" w:space="0" w:color="auto"/>
      </w:divBdr>
    </w:div>
    <w:div w:id="1228607929">
      <w:bodyDiv w:val="1"/>
      <w:marLeft w:val="0"/>
      <w:marRight w:val="0"/>
      <w:marTop w:val="0"/>
      <w:marBottom w:val="0"/>
      <w:divBdr>
        <w:top w:val="none" w:sz="0" w:space="0" w:color="auto"/>
        <w:left w:val="none" w:sz="0" w:space="0" w:color="auto"/>
        <w:bottom w:val="none" w:sz="0" w:space="0" w:color="auto"/>
        <w:right w:val="none" w:sz="0" w:space="0" w:color="auto"/>
      </w:divBdr>
    </w:div>
    <w:div w:id="1229924752">
      <w:bodyDiv w:val="1"/>
      <w:marLeft w:val="0"/>
      <w:marRight w:val="0"/>
      <w:marTop w:val="0"/>
      <w:marBottom w:val="0"/>
      <w:divBdr>
        <w:top w:val="none" w:sz="0" w:space="0" w:color="auto"/>
        <w:left w:val="none" w:sz="0" w:space="0" w:color="auto"/>
        <w:bottom w:val="none" w:sz="0" w:space="0" w:color="auto"/>
        <w:right w:val="none" w:sz="0" w:space="0" w:color="auto"/>
      </w:divBdr>
    </w:div>
    <w:div w:id="1232547472">
      <w:bodyDiv w:val="1"/>
      <w:marLeft w:val="0"/>
      <w:marRight w:val="0"/>
      <w:marTop w:val="0"/>
      <w:marBottom w:val="0"/>
      <w:divBdr>
        <w:top w:val="none" w:sz="0" w:space="0" w:color="auto"/>
        <w:left w:val="none" w:sz="0" w:space="0" w:color="auto"/>
        <w:bottom w:val="none" w:sz="0" w:space="0" w:color="auto"/>
        <w:right w:val="none" w:sz="0" w:space="0" w:color="auto"/>
      </w:divBdr>
    </w:div>
    <w:div w:id="1237520042">
      <w:bodyDiv w:val="1"/>
      <w:marLeft w:val="0"/>
      <w:marRight w:val="0"/>
      <w:marTop w:val="0"/>
      <w:marBottom w:val="0"/>
      <w:divBdr>
        <w:top w:val="none" w:sz="0" w:space="0" w:color="auto"/>
        <w:left w:val="none" w:sz="0" w:space="0" w:color="auto"/>
        <w:bottom w:val="none" w:sz="0" w:space="0" w:color="auto"/>
        <w:right w:val="none" w:sz="0" w:space="0" w:color="auto"/>
      </w:divBdr>
    </w:div>
    <w:div w:id="1239286222">
      <w:bodyDiv w:val="1"/>
      <w:marLeft w:val="0"/>
      <w:marRight w:val="0"/>
      <w:marTop w:val="0"/>
      <w:marBottom w:val="0"/>
      <w:divBdr>
        <w:top w:val="none" w:sz="0" w:space="0" w:color="auto"/>
        <w:left w:val="none" w:sz="0" w:space="0" w:color="auto"/>
        <w:bottom w:val="none" w:sz="0" w:space="0" w:color="auto"/>
        <w:right w:val="none" w:sz="0" w:space="0" w:color="auto"/>
      </w:divBdr>
    </w:div>
    <w:div w:id="1245261405">
      <w:bodyDiv w:val="1"/>
      <w:marLeft w:val="0"/>
      <w:marRight w:val="0"/>
      <w:marTop w:val="0"/>
      <w:marBottom w:val="0"/>
      <w:divBdr>
        <w:top w:val="none" w:sz="0" w:space="0" w:color="auto"/>
        <w:left w:val="none" w:sz="0" w:space="0" w:color="auto"/>
        <w:bottom w:val="none" w:sz="0" w:space="0" w:color="auto"/>
        <w:right w:val="none" w:sz="0" w:space="0" w:color="auto"/>
      </w:divBdr>
    </w:div>
    <w:div w:id="1253048857">
      <w:bodyDiv w:val="1"/>
      <w:marLeft w:val="0"/>
      <w:marRight w:val="0"/>
      <w:marTop w:val="0"/>
      <w:marBottom w:val="0"/>
      <w:divBdr>
        <w:top w:val="none" w:sz="0" w:space="0" w:color="auto"/>
        <w:left w:val="none" w:sz="0" w:space="0" w:color="auto"/>
        <w:bottom w:val="none" w:sz="0" w:space="0" w:color="auto"/>
        <w:right w:val="none" w:sz="0" w:space="0" w:color="auto"/>
      </w:divBdr>
    </w:div>
    <w:div w:id="1255866772">
      <w:bodyDiv w:val="1"/>
      <w:marLeft w:val="0"/>
      <w:marRight w:val="0"/>
      <w:marTop w:val="0"/>
      <w:marBottom w:val="0"/>
      <w:divBdr>
        <w:top w:val="none" w:sz="0" w:space="0" w:color="auto"/>
        <w:left w:val="none" w:sz="0" w:space="0" w:color="auto"/>
        <w:bottom w:val="none" w:sz="0" w:space="0" w:color="auto"/>
        <w:right w:val="none" w:sz="0" w:space="0" w:color="auto"/>
      </w:divBdr>
    </w:div>
    <w:div w:id="1259944833">
      <w:bodyDiv w:val="1"/>
      <w:marLeft w:val="0"/>
      <w:marRight w:val="0"/>
      <w:marTop w:val="0"/>
      <w:marBottom w:val="0"/>
      <w:divBdr>
        <w:top w:val="none" w:sz="0" w:space="0" w:color="auto"/>
        <w:left w:val="none" w:sz="0" w:space="0" w:color="auto"/>
        <w:bottom w:val="none" w:sz="0" w:space="0" w:color="auto"/>
        <w:right w:val="none" w:sz="0" w:space="0" w:color="auto"/>
      </w:divBdr>
    </w:div>
    <w:div w:id="1269579183">
      <w:bodyDiv w:val="1"/>
      <w:marLeft w:val="0"/>
      <w:marRight w:val="0"/>
      <w:marTop w:val="0"/>
      <w:marBottom w:val="0"/>
      <w:divBdr>
        <w:top w:val="none" w:sz="0" w:space="0" w:color="auto"/>
        <w:left w:val="none" w:sz="0" w:space="0" w:color="auto"/>
        <w:bottom w:val="none" w:sz="0" w:space="0" w:color="auto"/>
        <w:right w:val="none" w:sz="0" w:space="0" w:color="auto"/>
      </w:divBdr>
    </w:div>
    <w:div w:id="1275211199">
      <w:bodyDiv w:val="1"/>
      <w:marLeft w:val="0"/>
      <w:marRight w:val="0"/>
      <w:marTop w:val="0"/>
      <w:marBottom w:val="0"/>
      <w:divBdr>
        <w:top w:val="none" w:sz="0" w:space="0" w:color="auto"/>
        <w:left w:val="none" w:sz="0" w:space="0" w:color="auto"/>
        <w:bottom w:val="none" w:sz="0" w:space="0" w:color="auto"/>
        <w:right w:val="none" w:sz="0" w:space="0" w:color="auto"/>
      </w:divBdr>
    </w:div>
    <w:div w:id="1278827612">
      <w:bodyDiv w:val="1"/>
      <w:marLeft w:val="0"/>
      <w:marRight w:val="0"/>
      <w:marTop w:val="0"/>
      <w:marBottom w:val="0"/>
      <w:divBdr>
        <w:top w:val="none" w:sz="0" w:space="0" w:color="auto"/>
        <w:left w:val="none" w:sz="0" w:space="0" w:color="auto"/>
        <w:bottom w:val="none" w:sz="0" w:space="0" w:color="auto"/>
        <w:right w:val="none" w:sz="0" w:space="0" w:color="auto"/>
      </w:divBdr>
    </w:div>
    <w:div w:id="1289313145">
      <w:bodyDiv w:val="1"/>
      <w:marLeft w:val="0"/>
      <w:marRight w:val="0"/>
      <w:marTop w:val="0"/>
      <w:marBottom w:val="0"/>
      <w:divBdr>
        <w:top w:val="none" w:sz="0" w:space="0" w:color="auto"/>
        <w:left w:val="none" w:sz="0" w:space="0" w:color="auto"/>
        <w:bottom w:val="none" w:sz="0" w:space="0" w:color="auto"/>
        <w:right w:val="none" w:sz="0" w:space="0" w:color="auto"/>
      </w:divBdr>
    </w:div>
    <w:div w:id="1291210306">
      <w:bodyDiv w:val="1"/>
      <w:marLeft w:val="0"/>
      <w:marRight w:val="0"/>
      <w:marTop w:val="0"/>
      <w:marBottom w:val="0"/>
      <w:divBdr>
        <w:top w:val="none" w:sz="0" w:space="0" w:color="auto"/>
        <w:left w:val="none" w:sz="0" w:space="0" w:color="auto"/>
        <w:bottom w:val="none" w:sz="0" w:space="0" w:color="auto"/>
        <w:right w:val="none" w:sz="0" w:space="0" w:color="auto"/>
      </w:divBdr>
    </w:div>
    <w:div w:id="1298102567">
      <w:bodyDiv w:val="1"/>
      <w:marLeft w:val="0"/>
      <w:marRight w:val="0"/>
      <w:marTop w:val="0"/>
      <w:marBottom w:val="0"/>
      <w:divBdr>
        <w:top w:val="none" w:sz="0" w:space="0" w:color="auto"/>
        <w:left w:val="none" w:sz="0" w:space="0" w:color="auto"/>
        <w:bottom w:val="none" w:sz="0" w:space="0" w:color="auto"/>
        <w:right w:val="none" w:sz="0" w:space="0" w:color="auto"/>
      </w:divBdr>
    </w:div>
    <w:div w:id="1300308716">
      <w:bodyDiv w:val="1"/>
      <w:marLeft w:val="0"/>
      <w:marRight w:val="0"/>
      <w:marTop w:val="0"/>
      <w:marBottom w:val="0"/>
      <w:divBdr>
        <w:top w:val="none" w:sz="0" w:space="0" w:color="auto"/>
        <w:left w:val="none" w:sz="0" w:space="0" w:color="auto"/>
        <w:bottom w:val="none" w:sz="0" w:space="0" w:color="auto"/>
        <w:right w:val="none" w:sz="0" w:space="0" w:color="auto"/>
      </w:divBdr>
    </w:div>
    <w:div w:id="1310792759">
      <w:bodyDiv w:val="1"/>
      <w:marLeft w:val="0"/>
      <w:marRight w:val="0"/>
      <w:marTop w:val="0"/>
      <w:marBottom w:val="0"/>
      <w:divBdr>
        <w:top w:val="none" w:sz="0" w:space="0" w:color="auto"/>
        <w:left w:val="none" w:sz="0" w:space="0" w:color="auto"/>
        <w:bottom w:val="none" w:sz="0" w:space="0" w:color="auto"/>
        <w:right w:val="none" w:sz="0" w:space="0" w:color="auto"/>
      </w:divBdr>
    </w:div>
    <w:div w:id="1314332759">
      <w:bodyDiv w:val="1"/>
      <w:marLeft w:val="0"/>
      <w:marRight w:val="0"/>
      <w:marTop w:val="0"/>
      <w:marBottom w:val="0"/>
      <w:divBdr>
        <w:top w:val="none" w:sz="0" w:space="0" w:color="auto"/>
        <w:left w:val="none" w:sz="0" w:space="0" w:color="auto"/>
        <w:bottom w:val="none" w:sz="0" w:space="0" w:color="auto"/>
        <w:right w:val="none" w:sz="0" w:space="0" w:color="auto"/>
      </w:divBdr>
      <w:divsChild>
        <w:div w:id="1990551571">
          <w:marLeft w:val="0"/>
          <w:marRight w:val="0"/>
          <w:marTop w:val="0"/>
          <w:marBottom w:val="0"/>
          <w:divBdr>
            <w:top w:val="none" w:sz="0" w:space="0" w:color="auto"/>
            <w:left w:val="none" w:sz="0" w:space="0" w:color="auto"/>
            <w:bottom w:val="none" w:sz="0" w:space="0" w:color="auto"/>
            <w:right w:val="none" w:sz="0" w:space="0" w:color="auto"/>
          </w:divBdr>
          <w:divsChild>
            <w:div w:id="727998727">
              <w:marLeft w:val="0"/>
              <w:marRight w:val="0"/>
              <w:marTop w:val="0"/>
              <w:marBottom w:val="0"/>
              <w:divBdr>
                <w:top w:val="none" w:sz="0" w:space="0" w:color="auto"/>
                <w:left w:val="none" w:sz="0" w:space="0" w:color="auto"/>
                <w:bottom w:val="none" w:sz="0" w:space="0" w:color="auto"/>
                <w:right w:val="none" w:sz="0" w:space="0" w:color="auto"/>
              </w:divBdr>
              <w:divsChild>
                <w:div w:id="344478830">
                  <w:marLeft w:val="0"/>
                  <w:marRight w:val="0"/>
                  <w:marTop w:val="0"/>
                  <w:marBottom w:val="0"/>
                  <w:divBdr>
                    <w:top w:val="none" w:sz="0" w:space="0" w:color="auto"/>
                    <w:left w:val="none" w:sz="0" w:space="0" w:color="auto"/>
                    <w:bottom w:val="none" w:sz="0" w:space="0" w:color="auto"/>
                    <w:right w:val="none" w:sz="0" w:space="0" w:color="auto"/>
                  </w:divBdr>
                  <w:divsChild>
                    <w:div w:id="1668245925">
                      <w:marLeft w:val="0"/>
                      <w:marRight w:val="0"/>
                      <w:marTop w:val="0"/>
                      <w:marBottom w:val="0"/>
                      <w:divBdr>
                        <w:top w:val="none" w:sz="0" w:space="0" w:color="auto"/>
                        <w:left w:val="none" w:sz="0" w:space="0" w:color="auto"/>
                        <w:bottom w:val="none" w:sz="0" w:space="0" w:color="auto"/>
                        <w:right w:val="none" w:sz="0" w:space="0" w:color="auto"/>
                      </w:divBdr>
                      <w:divsChild>
                        <w:div w:id="2057923657">
                          <w:marLeft w:val="0"/>
                          <w:marRight w:val="0"/>
                          <w:marTop w:val="0"/>
                          <w:marBottom w:val="0"/>
                          <w:divBdr>
                            <w:top w:val="none" w:sz="0" w:space="0" w:color="auto"/>
                            <w:left w:val="none" w:sz="0" w:space="0" w:color="auto"/>
                            <w:bottom w:val="none" w:sz="0" w:space="0" w:color="auto"/>
                            <w:right w:val="none" w:sz="0" w:space="0" w:color="auto"/>
                          </w:divBdr>
                          <w:divsChild>
                            <w:div w:id="1185366157">
                              <w:marLeft w:val="0"/>
                              <w:marRight w:val="0"/>
                              <w:marTop w:val="0"/>
                              <w:marBottom w:val="0"/>
                              <w:divBdr>
                                <w:top w:val="none" w:sz="0" w:space="0" w:color="auto"/>
                                <w:left w:val="none" w:sz="0" w:space="0" w:color="auto"/>
                                <w:bottom w:val="none" w:sz="0" w:space="0" w:color="auto"/>
                                <w:right w:val="none" w:sz="0" w:space="0" w:color="auto"/>
                              </w:divBdr>
                              <w:divsChild>
                                <w:div w:id="2089115063">
                                  <w:marLeft w:val="0"/>
                                  <w:marRight w:val="0"/>
                                  <w:marTop w:val="0"/>
                                  <w:marBottom w:val="0"/>
                                  <w:divBdr>
                                    <w:top w:val="none" w:sz="0" w:space="0" w:color="auto"/>
                                    <w:left w:val="none" w:sz="0" w:space="0" w:color="auto"/>
                                    <w:bottom w:val="none" w:sz="0" w:space="0" w:color="auto"/>
                                    <w:right w:val="none" w:sz="0" w:space="0" w:color="auto"/>
                                  </w:divBdr>
                                  <w:divsChild>
                                    <w:div w:id="24504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4270614">
          <w:marLeft w:val="0"/>
          <w:marRight w:val="0"/>
          <w:marTop w:val="0"/>
          <w:marBottom w:val="0"/>
          <w:divBdr>
            <w:top w:val="none" w:sz="0" w:space="0" w:color="auto"/>
            <w:left w:val="none" w:sz="0" w:space="0" w:color="auto"/>
            <w:bottom w:val="none" w:sz="0" w:space="0" w:color="auto"/>
            <w:right w:val="none" w:sz="0" w:space="0" w:color="auto"/>
          </w:divBdr>
          <w:divsChild>
            <w:div w:id="1311405916">
              <w:marLeft w:val="0"/>
              <w:marRight w:val="0"/>
              <w:marTop w:val="0"/>
              <w:marBottom w:val="0"/>
              <w:divBdr>
                <w:top w:val="none" w:sz="0" w:space="0" w:color="auto"/>
                <w:left w:val="none" w:sz="0" w:space="0" w:color="auto"/>
                <w:bottom w:val="none" w:sz="0" w:space="0" w:color="auto"/>
                <w:right w:val="none" w:sz="0" w:space="0" w:color="auto"/>
              </w:divBdr>
              <w:divsChild>
                <w:div w:id="1184055045">
                  <w:marLeft w:val="0"/>
                  <w:marRight w:val="0"/>
                  <w:marTop w:val="0"/>
                  <w:marBottom w:val="0"/>
                  <w:divBdr>
                    <w:top w:val="none" w:sz="0" w:space="0" w:color="auto"/>
                    <w:left w:val="none" w:sz="0" w:space="0" w:color="auto"/>
                    <w:bottom w:val="none" w:sz="0" w:space="0" w:color="auto"/>
                    <w:right w:val="none" w:sz="0" w:space="0" w:color="auto"/>
                  </w:divBdr>
                  <w:divsChild>
                    <w:div w:id="624310685">
                      <w:marLeft w:val="0"/>
                      <w:marRight w:val="0"/>
                      <w:marTop w:val="0"/>
                      <w:marBottom w:val="0"/>
                      <w:divBdr>
                        <w:top w:val="none" w:sz="0" w:space="0" w:color="auto"/>
                        <w:left w:val="none" w:sz="0" w:space="0" w:color="auto"/>
                        <w:bottom w:val="none" w:sz="0" w:space="0" w:color="auto"/>
                        <w:right w:val="none" w:sz="0" w:space="0" w:color="auto"/>
                      </w:divBdr>
                      <w:divsChild>
                        <w:div w:id="1021979211">
                          <w:marLeft w:val="0"/>
                          <w:marRight w:val="0"/>
                          <w:marTop w:val="0"/>
                          <w:marBottom w:val="0"/>
                          <w:divBdr>
                            <w:top w:val="none" w:sz="0" w:space="0" w:color="auto"/>
                            <w:left w:val="none" w:sz="0" w:space="0" w:color="auto"/>
                            <w:bottom w:val="none" w:sz="0" w:space="0" w:color="auto"/>
                            <w:right w:val="none" w:sz="0" w:space="0" w:color="auto"/>
                          </w:divBdr>
                          <w:divsChild>
                            <w:div w:id="27147510">
                              <w:marLeft w:val="0"/>
                              <w:marRight w:val="0"/>
                              <w:marTop w:val="0"/>
                              <w:marBottom w:val="0"/>
                              <w:divBdr>
                                <w:top w:val="none" w:sz="0" w:space="0" w:color="auto"/>
                                <w:left w:val="none" w:sz="0" w:space="0" w:color="auto"/>
                                <w:bottom w:val="none" w:sz="0" w:space="0" w:color="auto"/>
                                <w:right w:val="none" w:sz="0" w:space="0" w:color="auto"/>
                              </w:divBdr>
                              <w:divsChild>
                                <w:div w:id="973099577">
                                  <w:marLeft w:val="0"/>
                                  <w:marRight w:val="0"/>
                                  <w:marTop w:val="0"/>
                                  <w:marBottom w:val="0"/>
                                  <w:divBdr>
                                    <w:top w:val="none" w:sz="0" w:space="0" w:color="auto"/>
                                    <w:left w:val="none" w:sz="0" w:space="0" w:color="auto"/>
                                    <w:bottom w:val="none" w:sz="0" w:space="0" w:color="auto"/>
                                    <w:right w:val="none" w:sz="0" w:space="0" w:color="auto"/>
                                  </w:divBdr>
                                  <w:divsChild>
                                    <w:div w:id="1588344230">
                                      <w:marLeft w:val="0"/>
                                      <w:marRight w:val="0"/>
                                      <w:marTop w:val="0"/>
                                      <w:marBottom w:val="0"/>
                                      <w:divBdr>
                                        <w:top w:val="none" w:sz="0" w:space="0" w:color="auto"/>
                                        <w:left w:val="none" w:sz="0" w:space="0" w:color="auto"/>
                                        <w:bottom w:val="none" w:sz="0" w:space="0" w:color="auto"/>
                                        <w:right w:val="none" w:sz="0" w:space="0" w:color="auto"/>
                                      </w:divBdr>
                                      <w:divsChild>
                                        <w:div w:id="1022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975919">
          <w:marLeft w:val="0"/>
          <w:marRight w:val="0"/>
          <w:marTop w:val="0"/>
          <w:marBottom w:val="0"/>
          <w:divBdr>
            <w:top w:val="none" w:sz="0" w:space="0" w:color="auto"/>
            <w:left w:val="none" w:sz="0" w:space="0" w:color="auto"/>
            <w:bottom w:val="none" w:sz="0" w:space="0" w:color="auto"/>
            <w:right w:val="none" w:sz="0" w:space="0" w:color="auto"/>
          </w:divBdr>
          <w:divsChild>
            <w:div w:id="1740397236">
              <w:marLeft w:val="0"/>
              <w:marRight w:val="0"/>
              <w:marTop w:val="0"/>
              <w:marBottom w:val="0"/>
              <w:divBdr>
                <w:top w:val="none" w:sz="0" w:space="0" w:color="auto"/>
                <w:left w:val="none" w:sz="0" w:space="0" w:color="auto"/>
                <w:bottom w:val="none" w:sz="0" w:space="0" w:color="auto"/>
                <w:right w:val="none" w:sz="0" w:space="0" w:color="auto"/>
              </w:divBdr>
              <w:divsChild>
                <w:div w:id="2001959844">
                  <w:marLeft w:val="0"/>
                  <w:marRight w:val="0"/>
                  <w:marTop w:val="0"/>
                  <w:marBottom w:val="0"/>
                  <w:divBdr>
                    <w:top w:val="none" w:sz="0" w:space="0" w:color="auto"/>
                    <w:left w:val="none" w:sz="0" w:space="0" w:color="auto"/>
                    <w:bottom w:val="none" w:sz="0" w:space="0" w:color="auto"/>
                    <w:right w:val="none" w:sz="0" w:space="0" w:color="auto"/>
                  </w:divBdr>
                  <w:divsChild>
                    <w:div w:id="1626735893">
                      <w:marLeft w:val="0"/>
                      <w:marRight w:val="0"/>
                      <w:marTop w:val="0"/>
                      <w:marBottom w:val="0"/>
                      <w:divBdr>
                        <w:top w:val="none" w:sz="0" w:space="0" w:color="auto"/>
                        <w:left w:val="none" w:sz="0" w:space="0" w:color="auto"/>
                        <w:bottom w:val="none" w:sz="0" w:space="0" w:color="auto"/>
                        <w:right w:val="none" w:sz="0" w:space="0" w:color="auto"/>
                      </w:divBdr>
                      <w:divsChild>
                        <w:div w:id="1307976579">
                          <w:marLeft w:val="0"/>
                          <w:marRight w:val="0"/>
                          <w:marTop w:val="0"/>
                          <w:marBottom w:val="0"/>
                          <w:divBdr>
                            <w:top w:val="none" w:sz="0" w:space="0" w:color="auto"/>
                            <w:left w:val="none" w:sz="0" w:space="0" w:color="auto"/>
                            <w:bottom w:val="none" w:sz="0" w:space="0" w:color="auto"/>
                            <w:right w:val="none" w:sz="0" w:space="0" w:color="auto"/>
                          </w:divBdr>
                          <w:divsChild>
                            <w:div w:id="1140270011">
                              <w:marLeft w:val="0"/>
                              <w:marRight w:val="0"/>
                              <w:marTop w:val="0"/>
                              <w:marBottom w:val="0"/>
                              <w:divBdr>
                                <w:top w:val="none" w:sz="0" w:space="0" w:color="auto"/>
                                <w:left w:val="none" w:sz="0" w:space="0" w:color="auto"/>
                                <w:bottom w:val="none" w:sz="0" w:space="0" w:color="auto"/>
                                <w:right w:val="none" w:sz="0" w:space="0" w:color="auto"/>
                              </w:divBdr>
                              <w:divsChild>
                                <w:div w:id="1561014447">
                                  <w:marLeft w:val="0"/>
                                  <w:marRight w:val="0"/>
                                  <w:marTop w:val="0"/>
                                  <w:marBottom w:val="0"/>
                                  <w:divBdr>
                                    <w:top w:val="none" w:sz="0" w:space="0" w:color="auto"/>
                                    <w:left w:val="none" w:sz="0" w:space="0" w:color="auto"/>
                                    <w:bottom w:val="none" w:sz="0" w:space="0" w:color="auto"/>
                                    <w:right w:val="none" w:sz="0" w:space="0" w:color="auto"/>
                                  </w:divBdr>
                                  <w:divsChild>
                                    <w:div w:id="184131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983670">
                  <w:marLeft w:val="0"/>
                  <w:marRight w:val="0"/>
                  <w:marTop w:val="0"/>
                  <w:marBottom w:val="0"/>
                  <w:divBdr>
                    <w:top w:val="none" w:sz="0" w:space="0" w:color="auto"/>
                    <w:left w:val="none" w:sz="0" w:space="0" w:color="auto"/>
                    <w:bottom w:val="none" w:sz="0" w:space="0" w:color="auto"/>
                    <w:right w:val="none" w:sz="0" w:space="0" w:color="auto"/>
                  </w:divBdr>
                  <w:divsChild>
                    <w:div w:id="2119908381">
                      <w:marLeft w:val="0"/>
                      <w:marRight w:val="0"/>
                      <w:marTop w:val="0"/>
                      <w:marBottom w:val="0"/>
                      <w:divBdr>
                        <w:top w:val="none" w:sz="0" w:space="0" w:color="auto"/>
                        <w:left w:val="none" w:sz="0" w:space="0" w:color="auto"/>
                        <w:bottom w:val="none" w:sz="0" w:space="0" w:color="auto"/>
                        <w:right w:val="none" w:sz="0" w:space="0" w:color="auto"/>
                      </w:divBdr>
                      <w:divsChild>
                        <w:div w:id="676468334">
                          <w:marLeft w:val="0"/>
                          <w:marRight w:val="0"/>
                          <w:marTop w:val="0"/>
                          <w:marBottom w:val="0"/>
                          <w:divBdr>
                            <w:top w:val="none" w:sz="0" w:space="0" w:color="auto"/>
                            <w:left w:val="none" w:sz="0" w:space="0" w:color="auto"/>
                            <w:bottom w:val="none" w:sz="0" w:space="0" w:color="auto"/>
                            <w:right w:val="none" w:sz="0" w:space="0" w:color="auto"/>
                          </w:divBdr>
                          <w:divsChild>
                            <w:div w:id="1857191092">
                              <w:marLeft w:val="0"/>
                              <w:marRight w:val="0"/>
                              <w:marTop w:val="0"/>
                              <w:marBottom w:val="0"/>
                              <w:divBdr>
                                <w:top w:val="none" w:sz="0" w:space="0" w:color="auto"/>
                                <w:left w:val="none" w:sz="0" w:space="0" w:color="auto"/>
                                <w:bottom w:val="none" w:sz="0" w:space="0" w:color="auto"/>
                                <w:right w:val="none" w:sz="0" w:space="0" w:color="auto"/>
                              </w:divBdr>
                              <w:divsChild>
                                <w:div w:id="395278504">
                                  <w:marLeft w:val="0"/>
                                  <w:marRight w:val="0"/>
                                  <w:marTop w:val="0"/>
                                  <w:marBottom w:val="0"/>
                                  <w:divBdr>
                                    <w:top w:val="none" w:sz="0" w:space="0" w:color="auto"/>
                                    <w:left w:val="none" w:sz="0" w:space="0" w:color="auto"/>
                                    <w:bottom w:val="none" w:sz="0" w:space="0" w:color="auto"/>
                                    <w:right w:val="none" w:sz="0" w:space="0" w:color="auto"/>
                                  </w:divBdr>
                                  <w:divsChild>
                                    <w:div w:id="158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6448330">
      <w:bodyDiv w:val="1"/>
      <w:marLeft w:val="0"/>
      <w:marRight w:val="0"/>
      <w:marTop w:val="0"/>
      <w:marBottom w:val="0"/>
      <w:divBdr>
        <w:top w:val="none" w:sz="0" w:space="0" w:color="auto"/>
        <w:left w:val="none" w:sz="0" w:space="0" w:color="auto"/>
        <w:bottom w:val="none" w:sz="0" w:space="0" w:color="auto"/>
        <w:right w:val="none" w:sz="0" w:space="0" w:color="auto"/>
      </w:divBdr>
    </w:div>
    <w:div w:id="1319072009">
      <w:bodyDiv w:val="1"/>
      <w:marLeft w:val="0"/>
      <w:marRight w:val="0"/>
      <w:marTop w:val="0"/>
      <w:marBottom w:val="0"/>
      <w:divBdr>
        <w:top w:val="none" w:sz="0" w:space="0" w:color="auto"/>
        <w:left w:val="none" w:sz="0" w:space="0" w:color="auto"/>
        <w:bottom w:val="none" w:sz="0" w:space="0" w:color="auto"/>
        <w:right w:val="none" w:sz="0" w:space="0" w:color="auto"/>
      </w:divBdr>
    </w:div>
    <w:div w:id="1321736417">
      <w:bodyDiv w:val="1"/>
      <w:marLeft w:val="0"/>
      <w:marRight w:val="0"/>
      <w:marTop w:val="0"/>
      <w:marBottom w:val="0"/>
      <w:divBdr>
        <w:top w:val="none" w:sz="0" w:space="0" w:color="auto"/>
        <w:left w:val="none" w:sz="0" w:space="0" w:color="auto"/>
        <w:bottom w:val="none" w:sz="0" w:space="0" w:color="auto"/>
        <w:right w:val="none" w:sz="0" w:space="0" w:color="auto"/>
      </w:divBdr>
    </w:div>
    <w:div w:id="1325627490">
      <w:bodyDiv w:val="1"/>
      <w:marLeft w:val="0"/>
      <w:marRight w:val="0"/>
      <w:marTop w:val="0"/>
      <w:marBottom w:val="0"/>
      <w:divBdr>
        <w:top w:val="none" w:sz="0" w:space="0" w:color="auto"/>
        <w:left w:val="none" w:sz="0" w:space="0" w:color="auto"/>
        <w:bottom w:val="none" w:sz="0" w:space="0" w:color="auto"/>
        <w:right w:val="none" w:sz="0" w:space="0" w:color="auto"/>
      </w:divBdr>
    </w:div>
    <w:div w:id="1328440034">
      <w:bodyDiv w:val="1"/>
      <w:marLeft w:val="0"/>
      <w:marRight w:val="0"/>
      <w:marTop w:val="0"/>
      <w:marBottom w:val="0"/>
      <w:divBdr>
        <w:top w:val="none" w:sz="0" w:space="0" w:color="auto"/>
        <w:left w:val="none" w:sz="0" w:space="0" w:color="auto"/>
        <w:bottom w:val="none" w:sz="0" w:space="0" w:color="auto"/>
        <w:right w:val="none" w:sz="0" w:space="0" w:color="auto"/>
      </w:divBdr>
    </w:div>
    <w:div w:id="1335066170">
      <w:bodyDiv w:val="1"/>
      <w:marLeft w:val="0"/>
      <w:marRight w:val="0"/>
      <w:marTop w:val="0"/>
      <w:marBottom w:val="0"/>
      <w:divBdr>
        <w:top w:val="none" w:sz="0" w:space="0" w:color="auto"/>
        <w:left w:val="none" w:sz="0" w:space="0" w:color="auto"/>
        <w:bottom w:val="none" w:sz="0" w:space="0" w:color="auto"/>
        <w:right w:val="none" w:sz="0" w:space="0" w:color="auto"/>
      </w:divBdr>
    </w:div>
    <w:div w:id="1337925712">
      <w:bodyDiv w:val="1"/>
      <w:marLeft w:val="0"/>
      <w:marRight w:val="0"/>
      <w:marTop w:val="0"/>
      <w:marBottom w:val="0"/>
      <w:divBdr>
        <w:top w:val="none" w:sz="0" w:space="0" w:color="auto"/>
        <w:left w:val="none" w:sz="0" w:space="0" w:color="auto"/>
        <w:bottom w:val="none" w:sz="0" w:space="0" w:color="auto"/>
        <w:right w:val="none" w:sz="0" w:space="0" w:color="auto"/>
      </w:divBdr>
    </w:div>
    <w:div w:id="1338731893">
      <w:bodyDiv w:val="1"/>
      <w:marLeft w:val="0"/>
      <w:marRight w:val="0"/>
      <w:marTop w:val="0"/>
      <w:marBottom w:val="0"/>
      <w:divBdr>
        <w:top w:val="none" w:sz="0" w:space="0" w:color="auto"/>
        <w:left w:val="none" w:sz="0" w:space="0" w:color="auto"/>
        <w:bottom w:val="none" w:sz="0" w:space="0" w:color="auto"/>
        <w:right w:val="none" w:sz="0" w:space="0" w:color="auto"/>
      </w:divBdr>
    </w:div>
    <w:div w:id="1349478569">
      <w:bodyDiv w:val="1"/>
      <w:marLeft w:val="0"/>
      <w:marRight w:val="0"/>
      <w:marTop w:val="0"/>
      <w:marBottom w:val="0"/>
      <w:divBdr>
        <w:top w:val="none" w:sz="0" w:space="0" w:color="auto"/>
        <w:left w:val="none" w:sz="0" w:space="0" w:color="auto"/>
        <w:bottom w:val="none" w:sz="0" w:space="0" w:color="auto"/>
        <w:right w:val="none" w:sz="0" w:space="0" w:color="auto"/>
      </w:divBdr>
    </w:div>
    <w:div w:id="1353219268">
      <w:bodyDiv w:val="1"/>
      <w:marLeft w:val="0"/>
      <w:marRight w:val="0"/>
      <w:marTop w:val="0"/>
      <w:marBottom w:val="0"/>
      <w:divBdr>
        <w:top w:val="none" w:sz="0" w:space="0" w:color="auto"/>
        <w:left w:val="none" w:sz="0" w:space="0" w:color="auto"/>
        <w:bottom w:val="none" w:sz="0" w:space="0" w:color="auto"/>
        <w:right w:val="none" w:sz="0" w:space="0" w:color="auto"/>
      </w:divBdr>
    </w:div>
    <w:div w:id="1357270098">
      <w:bodyDiv w:val="1"/>
      <w:marLeft w:val="0"/>
      <w:marRight w:val="0"/>
      <w:marTop w:val="0"/>
      <w:marBottom w:val="0"/>
      <w:divBdr>
        <w:top w:val="none" w:sz="0" w:space="0" w:color="auto"/>
        <w:left w:val="none" w:sz="0" w:space="0" w:color="auto"/>
        <w:bottom w:val="none" w:sz="0" w:space="0" w:color="auto"/>
        <w:right w:val="none" w:sz="0" w:space="0" w:color="auto"/>
      </w:divBdr>
    </w:div>
    <w:div w:id="1374385638">
      <w:bodyDiv w:val="1"/>
      <w:marLeft w:val="0"/>
      <w:marRight w:val="0"/>
      <w:marTop w:val="0"/>
      <w:marBottom w:val="0"/>
      <w:divBdr>
        <w:top w:val="none" w:sz="0" w:space="0" w:color="auto"/>
        <w:left w:val="none" w:sz="0" w:space="0" w:color="auto"/>
        <w:bottom w:val="none" w:sz="0" w:space="0" w:color="auto"/>
        <w:right w:val="none" w:sz="0" w:space="0" w:color="auto"/>
      </w:divBdr>
    </w:div>
    <w:div w:id="1378432024">
      <w:bodyDiv w:val="1"/>
      <w:marLeft w:val="0"/>
      <w:marRight w:val="0"/>
      <w:marTop w:val="0"/>
      <w:marBottom w:val="0"/>
      <w:divBdr>
        <w:top w:val="none" w:sz="0" w:space="0" w:color="auto"/>
        <w:left w:val="none" w:sz="0" w:space="0" w:color="auto"/>
        <w:bottom w:val="none" w:sz="0" w:space="0" w:color="auto"/>
        <w:right w:val="none" w:sz="0" w:space="0" w:color="auto"/>
      </w:divBdr>
    </w:div>
    <w:div w:id="1379940783">
      <w:bodyDiv w:val="1"/>
      <w:marLeft w:val="0"/>
      <w:marRight w:val="0"/>
      <w:marTop w:val="0"/>
      <w:marBottom w:val="0"/>
      <w:divBdr>
        <w:top w:val="none" w:sz="0" w:space="0" w:color="auto"/>
        <w:left w:val="none" w:sz="0" w:space="0" w:color="auto"/>
        <w:bottom w:val="none" w:sz="0" w:space="0" w:color="auto"/>
        <w:right w:val="none" w:sz="0" w:space="0" w:color="auto"/>
      </w:divBdr>
    </w:div>
    <w:div w:id="1382166953">
      <w:bodyDiv w:val="1"/>
      <w:marLeft w:val="0"/>
      <w:marRight w:val="0"/>
      <w:marTop w:val="0"/>
      <w:marBottom w:val="0"/>
      <w:divBdr>
        <w:top w:val="none" w:sz="0" w:space="0" w:color="auto"/>
        <w:left w:val="none" w:sz="0" w:space="0" w:color="auto"/>
        <w:bottom w:val="none" w:sz="0" w:space="0" w:color="auto"/>
        <w:right w:val="none" w:sz="0" w:space="0" w:color="auto"/>
      </w:divBdr>
    </w:div>
    <w:div w:id="1392727721">
      <w:bodyDiv w:val="1"/>
      <w:marLeft w:val="0"/>
      <w:marRight w:val="0"/>
      <w:marTop w:val="0"/>
      <w:marBottom w:val="0"/>
      <w:divBdr>
        <w:top w:val="none" w:sz="0" w:space="0" w:color="auto"/>
        <w:left w:val="none" w:sz="0" w:space="0" w:color="auto"/>
        <w:bottom w:val="none" w:sz="0" w:space="0" w:color="auto"/>
        <w:right w:val="none" w:sz="0" w:space="0" w:color="auto"/>
      </w:divBdr>
    </w:div>
    <w:div w:id="1393579326">
      <w:bodyDiv w:val="1"/>
      <w:marLeft w:val="0"/>
      <w:marRight w:val="0"/>
      <w:marTop w:val="0"/>
      <w:marBottom w:val="0"/>
      <w:divBdr>
        <w:top w:val="none" w:sz="0" w:space="0" w:color="auto"/>
        <w:left w:val="none" w:sz="0" w:space="0" w:color="auto"/>
        <w:bottom w:val="none" w:sz="0" w:space="0" w:color="auto"/>
        <w:right w:val="none" w:sz="0" w:space="0" w:color="auto"/>
      </w:divBdr>
    </w:div>
    <w:div w:id="1404258767">
      <w:bodyDiv w:val="1"/>
      <w:marLeft w:val="0"/>
      <w:marRight w:val="0"/>
      <w:marTop w:val="0"/>
      <w:marBottom w:val="0"/>
      <w:divBdr>
        <w:top w:val="none" w:sz="0" w:space="0" w:color="auto"/>
        <w:left w:val="none" w:sz="0" w:space="0" w:color="auto"/>
        <w:bottom w:val="none" w:sz="0" w:space="0" w:color="auto"/>
        <w:right w:val="none" w:sz="0" w:space="0" w:color="auto"/>
      </w:divBdr>
    </w:div>
    <w:div w:id="1405108105">
      <w:bodyDiv w:val="1"/>
      <w:marLeft w:val="0"/>
      <w:marRight w:val="0"/>
      <w:marTop w:val="0"/>
      <w:marBottom w:val="0"/>
      <w:divBdr>
        <w:top w:val="none" w:sz="0" w:space="0" w:color="auto"/>
        <w:left w:val="none" w:sz="0" w:space="0" w:color="auto"/>
        <w:bottom w:val="none" w:sz="0" w:space="0" w:color="auto"/>
        <w:right w:val="none" w:sz="0" w:space="0" w:color="auto"/>
      </w:divBdr>
    </w:div>
    <w:div w:id="1407461576">
      <w:bodyDiv w:val="1"/>
      <w:marLeft w:val="0"/>
      <w:marRight w:val="0"/>
      <w:marTop w:val="0"/>
      <w:marBottom w:val="0"/>
      <w:divBdr>
        <w:top w:val="none" w:sz="0" w:space="0" w:color="auto"/>
        <w:left w:val="none" w:sz="0" w:space="0" w:color="auto"/>
        <w:bottom w:val="none" w:sz="0" w:space="0" w:color="auto"/>
        <w:right w:val="none" w:sz="0" w:space="0" w:color="auto"/>
      </w:divBdr>
    </w:div>
    <w:div w:id="1416173525">
      <w:bodyDiv w:val="1"/>
      <w:marLeft w:val="0"/>
      <w:marRight w:val="0"/>
      <w:marTop w:val="0"/>
      <w:marBottom w:val="0"/>
      <w:divBdr>
        <w:top w:val="none" w:sz="0" w:space="0" w:color="auto"/>
        <w:left w:val="none" w:sz="0" w:space="0" w:color="auto"/>
        <w:bottom w:val="none" w:sz="0" w:space="0" w:color="auto"/>
        <w:right w:val="none" w:sz="0" w:space="0" w:color="auto"/>
      </w:divBdr>
    </w:div>
    <w:div w:id="1421947081">
      <w:bodyDiv w:val="1"/>
      <w:marLeft w:val="0"/>
      <w:marRight w:val="0"/>
      <w:marTop w:val="0"/>
      <w:marBottom w:val="0"/>
      <w:divBdr>
        <w:top w:val="none" w:sz="0" w:space="0" w:color="auto"/>
        <w:left w:val="none" w:sz="0" w:space="0" w:color="auto"/>
        <w:bottom w:val="none" w:sz="0" w:space="0" w:color="auto"/>
        <w:right w:val="none" w:sz="0" w:space="0" w:color="auto"/>
      </w:divBdr>
    </w:div>
    <w:div w:id="1421948794">
      <w:bodyDiv w:val="1"/>
      <w:marLeft w:val="0"/>
      <w:marRight w:val="0"/>
      <w:marTop w:val="0"/>
      <w:marBottom w:val="0"/>
      <w:divBdr>
        <w:top w:val="none" w:sz="0" w:space="0" w:color="auto"/>
        <w:left w:val="none" w:sz="0" w:space="0" w:color="auto"/>
        <w:bottom w:val="none" w:sz="0" w:space="0" w:color="auto"/>
        <w:right w:val="none" w:sz="0" w:space="0" w:color="auto"/>
      </w:divBdr>
      <w:divsChild>
        <w:div w:id="1867985513">
          <w:marLeft w:val="0"/>
          <w:marRight w:val="0"/>
          <w:marTop w:val="0"/>
          <w:marBottom w:val="0"/>
          <w:divBdr>
            <w:top w:val="none" w:sz="0" w:space="0" w:color="auto"/>
            <w:left w:val="none" w:sz="0" w:space="0" w:color="auto"/>
            <w:bottom w:val="none" w:sz="0" w:space="0" w:color="auto"/>
            <w:right w:val="none" w:sz="0" w:space="0" w:color="auto"/>
          </w:divBdr>
          <w:divsChild>
            <w:div w:id="264269915">
              <w:marLeft w:val="0"/>
              <w:marRight w:val="0"/>
              <w:marTop w:val="0"/>
              <w:marBottom w:val="0"/>
              <w:divBdr>
                <w:top w:val="none" w:sz="0" w:space="0" w:color="auto"/>
                <w:left w:val="none" w:sz="0" w:space="0" w:color="auto"/>
                <w:bottom w:val="none" w:sz="0" w:space="0" w:color="auto"/>
                <w:right w:val="none" w:sz="0" w:space="0" w:color="auto"/>
              </w:divBdr>
              <w:divsChild>
                <w:div w:id="245115687">
                  <w:marLeft w:val="0"/>
                  <w:marRight w:val="0"/>
                  <w:marTop w:val="0"/>
                  <w:marBottom w:val="0"/>
                  <w:divBdr>
                    <w:top w:val="none" w:sz="0" w:space="0" w:color="auto"/>
                    <w:left w:val="none" w:sz="0" w:space="0" w:color="auto"/>
                    <w:bottom w:val="none" w:sz="0" w:space="0" w:color="auto"/>
                    <w:right w:val="none" w:sz="0" w:space="0" w:color="auto"/>
                  </w:divBdr>
                  <w:divsChild>
                    <w:div w:id="1707103041">
                      <w:marLeft w:val="0"/>
                      <w:marRight w:val="0"/>
                      <w:marTop w:val="0"/>
                      <w:marBottom w:val="0"/>
                      <w:divBdr>
                        <w:top w:val="none" w:sz="0" w:space="0" w:color="auto"/>
                        <w:left w:val="none" w:sz="0" w:space="0" w:color="auto"/>
                        <w:bottom w:val="none" w:sz="0" w:space="0" w:color="auto"/>
                        <w:right w:val="none" w:sz="0" w:space="0" w:color="auto"/>
                      </w:divBdr>
                      <w:divsChild>
                        <w:div w:id="1553539257">
                          <w:marLeft w:val="0"/>
                          <w:marRight w:val="0"/>
                          <w:marTop w:val="0"/>
                          <w:marBottom w:val="0"/>
                          <w:divBdr>
                            <w:top w:val="none" w:sz="0" w:space="0" w:color="auto"/>
                            <w:left w:val="none" w:sz="0" w:space="0" w:color="auto"/>
                            <w:bottom w:val="none" w:sz="0" w:space="0" w:color="auto"/>
                            <w:right w:val="none" w:sz="0" w:space="0" w:color="auto"/>
                          </w:divBdr>
                          <w:divsChild>
                            <w:div w:id="378211344">
                              <w:marLeft w:val="0"/>
                              <w:marRight w:val="0"/>
                              <w:marTop w:val="0"/>
                              <w:marBottom w:val="0"/>
                              <w:divBdr>
                                <w:top w:val="none" w:sz="0" w:space="0" w:color="auto"/>
                                <w:left w:val="none" w:sz="0" w:space="0" w:color="auto"/>
                                <w:bottom w:val="none" w:sz="0" w:space="0" w:color="auto"/>
                                <w:right w:val="none" w:sz="0" w:space="0" w:color="auto"/>
                              </w:divBdr>
                              <w:divsChild>
                                <w:div w:id="1427775320">
                                  <w:marLeft w:val="0"/>
                                  <w:marRight w:val="0"/>
                                  <w:marTop w:val="0"/>
                                  <w:marBottom w:val="0"/>
                                  <w:divBdr>
                                    <w:top w:val="none" w:sz="0" w:space="0" w:color="auto"/>
                                    <w:left w:val="none" w:sz="0" w:space="0" w:color="auto"/>
                                    <w:bottom w:val="none" w:sz="0" w:space="0" w:color="auto"/>
                                    <w:right w:val="none" w:sz="0" w:space="0" w:color="auto"/>
                                  </w:divBdr>
                                  <w:divsChild>
                                    <w:div w:id="178880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043197">
          <w:marLeft w:val="0"/>
          <w:marRight w:val="0"/>
          <w:marTop w:val="0"/>
          <w:marBottom w:val="0"/>
          <w:divBdr>
            <w:top w:val="none" w:sz="0" w:space="0" w:color="auto"/>
            <w:left w:val="none" w:sz="0" w:space="0" w:color="auto"/>
            <w:bottom w:val="none" w:sz="0" w:space="0" w:color="auto"/>
            <w:right w:val="none" w:sz="0" w:space="0" w:color="auto"/>
          </w:divBdr>
          <w:divsChild>
            <w:div w:id="1566335558">
              <w:marLeft w:val="0"/>
              <w:marRight w:val="0"/>
              <w:marTop w:val="0"/>
              <w:marBottom w:val="0"/>
              <w:divBdr>
                <w:top w:val="none" w:sz="0" w:space="0" w:color="auto"/>
                <w:left w:val="none" w:sz="0" w:space="0" w:color="auto"/>
                <w:bottom w:val="none" w:sz="0" w:space="0" w:color="auto"/>
                <w:right w:val="none" w:sz="0" w:space="0" w:color="auto"/>
              </w:divBdr>
              <w:divsChild>
                <w:div w:id="1423262767">
                  <w:marLeft w:val="0"/>
                  <w:marRight w:val="0"/>
                  <w:marTop w:val="0"/>
                  <w:marBottom w:val="0"/>
                  <w:divBdr>
                    <w:top w:val="none" w:sz="0" w:space="0" w:color="auto"/>
                    <w:left w:val="none" w:sz="0" w:space="0" w:color="auto"/>
                    <w:bottom w:val="none" w:sz="0" w:space="0" w:color="auto"/>
                    <w:right w:val="none" w:sz="0" w:space="0" w:color="auto"/>
                  </w:divBdr>
                  <w:divsChild>
                    <w:div w:id="973099953">
                      <w:marLeft w:val="0"/>
                      <w:marRight w:val="0"/>
                      <w:marTop w:val="0"/>
                      <w:marBottom w:val="0"/>
                      <w:divBdr>
                        <w:top w:val="none" w:sz="0" w:space="0" w:color="auto"/>
                        <w:left w:val="none" w:sz="0" w:space="0" w:color="auto"/>
                        <w:bottom w:val="none" w:sz="0" w:space="0" w:color="auto"/>
                        <w:right w:val="none" w:sz="0" w:space="0" w:color="auto"/>
                      </w:divBdr>
                      <w:divsChild>
                        <w:div w:id="1551839851">
                          <w:marLeft w:val="0"/>
                          <w:marRight w:val="0"/>
                          <w:marTop w:val="0"/>
                          <w:marBottom w:val="0"/>
                          <w:divBdr>
                            <w:top w:val="none" w:sz="0" w:space="0" w:color="auto"/>
                            <w:left w:val="none" w:sz="0" w:space="0" w:color="auto"/>
                            <w:bottom w:val="none" w:sz="0" w:space="0" w:color="auto"/>
                            <w:right w:val="none" w:sz="0" w:space="0" w:color="auto"/>
                          </w:divBdr>
                          <w:divsChild>
                            <w:div w:id="252586993">
                              <w:marLeft w:val="0"/>
                              <w:marRight w:val="0"/>
                              <w:marTop w:val="0"/>
                              <w:marBottom w:val="0"/>
                              <w:divBdr>
                                <w:top w:val="none" w:sz="0" w:space="0" w:color="auto"/>
                                <w:left w:val="none" w:sz="0" w:space="0" w:color="auto"/>
                                <w:bottom w:val="none" w:sz="0" w:space="0" w:color="auto"/>
                                <w:right w:val="none" w:sz="0" w:space="0" w:color="auto"/>
                              </w:divBdr>
                              <w:divsChild>
                                <w:div w:id="1486357761">
                                  <w:marLeft w:val="0"/>
                                  <w:marRight w:val="0"/>
                                  <w:marTop w:val="0"/>
                                  <w:marBottom w:val="0"/>
                                  <w:divBdr>
                                    <w:top w:val="none" w:sz="0" w:space="0" w:color="auto"/>
                                    <w:left w:val="none" w:sz="0" w:space="0" w:color="auto"/>
                                    <w:bottom w:val="none" w:sz="0" w:space="0" w:color="auto"/>
                                    <w:right w:val="none" w:sz="0" w:space="0" w:color="auto"/>
                                  </w:divBdr>
                                  <w:divsChild>
                                    <w:div w:id="444275519">
                                      <w:marLeft w:val="0"/>
                                      <w:marRight w:val="0"/>
                                      <w:marTop w:val="0"/>
                                      <w:marBottom w:val="0"/>
                                      <w:divBdr>
                                        <w:top w:val="none" w:sz="0" w:space="0" w:color="auto"/>
                                        <w:left w:val="none" w:sz="0" w:space="0" w:color="auto"/>
                                        <w:bottom w:val="none" w:sz="0" w:space="0" w:color="auto"/>
                                        <w:right w:val="none" w:sz="0" w:space="0" w:color="auto"/>
                                      </w:divBdr>
                                      <w:divsChild>
                                        <w:div w:id="210734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3567640">
          <w:marLeft w:val="0"/>
          <w:marRight w:val="0"/>
          <w:marTop w:val="0"/>
          <w:marBottom w:val="0"/>
          <w:divBdr>
            <w:top w:val="none" w:sz="0" w:space="0" w:color="auto"/>
            <w:left w:val="none" w:sz="0" w:space="0" w:color="auto"/>
            <w:bottom w:val="none" w:sz="0" w:space="0" w:color="auto"/>
            <w:right w:val="none" w:sz="0" w:space="0" w:color="auto"/>
          </w:divBdr>
          <w:divsChild>
            <w:div w:id="1696882252">
              <w:marLeft w:val="0"/>
              <w:marRight w:val="0"/>
              <w:marTop w:val="0"/>
              <w:marBottom w:val="0"/>
              <w:divBdr>
                <w:top w:val="none" w:sz="0" w:space="0" w:color="auto"/>
                <w:left w:val="none" w:sz="0" w:space="0" w:color="auto"/>
                <w:bottom w:val="none" w:sz="0" w:space="0" w:color="auto"/>
                <w:right w:val="none" w:sz="0" w:space="0" w:color="auto"/>
              </w:divBdr>
              <w:divsChild>
                <w:div w:id="1358383270">
                  <w:marLeft w:val="0"/>
                  <w:marRight w:val="0"/>
                  <w:marTop w:val="0"/>
                  <w:marBottom w:val="0"/>
                  <w:divBdr>
                    <w:top w:val="none" w:sz="0" w:space="0" w:color="auto"/>
                    <w:left w:val="none" w:sz="0" w:space="0" w:color="auto"/>
                    <w:bottom w:val="none" w:sz="0" w:space="0" w:color="auto"/>
                    <w:right w:val="none" w:sz="0" w:space="0" w:color="auto"/>
                  </w:divBdr>
                  <w:divsChild>
                    <w:div w:id="85810555">
                      <w:marLeft w:val="0"/>
                      <w:marRight w:val="0"/>
                      <w:marTop w:val="0"/>
                      <w:marBottom w:val="0"/>
                      <w:divBdr>
                        <w:top w:val="none" w:sz="0" w:space="0" w:color="auto"/>
                        <w:left w:val="none" w:sz="0" w:space="0" w:color="auto"/>
                        <w:bottom w:val="none" w:sz="0" w:space="0" w:color="auto"/>
                        <w:right w:val="none" w:sz="0" w:space="0" w:color="auto"/>
                      </w:divBdr>
                      <w:divsChild>
                        <w:div w:id="1165824535">
                          <w:marLeft w:val="0"/>
                          <w:marRight w:val="0"/>
                          <w:marTop w:val="0"/>
                          <w:marBottom w:val="0"/>
                          <w:divBdr>
                            <w:top w:val="none" w:sz="0" w:space="0" w:color="auto"/>
                            <w:left w:val="none" w:sz="0" w:space="0" w:color="auto"/>
                            <w:bottom w:val="none" w:sz="0" w:space="0" w:color="auto"/>
                            <w:right w:val="none" w:sz="0" w:space="0" w:color="auto"/>
                          </w:divBdr>
                          <w:divsChild>
                            <w:div w:id="1737849843">
                              <w:marLeft w:val="0"/>
                              <w:marRight w:val="0"/>
                              <w:marTop w:val="0"/>
                              <w:marBottom w:val="0"/>
                              <w:divBdr>
                                <w:top w:val="none" w:sz="0" w:space="0" w:color="auto"/>
                                <w:left w:val="none" w:sz="0" w:space="0" w:color="auto"/>
                                <w:bottom w:val="none" w:sz="0" w:space="0" w:color="auto"/>
                                <w:right w:val="none" w:sz="0" w:space="0" w:color="auto"/>
                              </w:divBdr>
                              <w:divsChild>
                                <w:div w:id="436486748">
                                  <w:marLeft w:val="0"/>
                                  <w:marRight w:val="0"/>
                                  <w:marTop w:val="0"/>
                                  <w:marBottom w:val="0"/>
                                  <w:divBdr>
                                    <w:top w:val="none" w:sz="0" w:space="0" w:color="auto"/>
                                    <w:left w:val="none" w:sz="0" w:space="0" w:color="auto"/>
                                    <w:bottom w:val="none" w:sz="0" w:space="0" w:color="auto"/>
                                    <w:right w:val="none" w:sz="0" w:space="0" w:color="auto"/>
                                  </w:divBdr>
                                  <w:divsChild>
                                    <w:div w:id="39061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345203">
                  <w:marLeft w:val="0"/>
                  <w:marRight w:val="0"/>
                  <w:marTop w:val="0"/>
                  <w:marBottom w:val="0"/>
                  <w:divBdr>
                    <w:top w:val="none" w:sz="0" w:space="0" w:color="auto"/>
                    <w:left w:val="none" w:sz="0" w:space="0" w:color="auto"/>
                    <w:bottom w:val="none" w:sz="0" w:space="0" w:color="auto"/>
                    <w:right w:val="none" w:sz="0" w:space="0" w:color="auto"/>
                  </w:divBdr>
                  <w:divsChild>
                    <w:div w:id="287592635">
                      <w:marLeft w:val="0"/>
                      <w:marRight w:val="0"/>
                      <w:marTop w:val="0"/>
                      <w:marBottom w:val="0"/>
                      <w:divBdr>
                        <w:top w:val="none" w:sz="0" w:space="0" w:color="auto"/>
                        <w:left w:val="none" w:sz="0" w:space="0" w:color="auto"/>
                        <w:bottom w:val="none" w:sz="0" w:space="0" w:color="auto"/>
                        <w:right w:val="none" w:sz="0" w:space="0" w:color="auto"/>
                      </w:divBdr>
                      <w:divsChild>
                        <w:div w:id="1464039022">
                          <w:marLeft w:val="0"/>
                          <w:marRight w:val="0"/>
                          <w:marTop w:val="0"/>
                          <w:marBottom w:val="0"/>
                          <w:divBdr>
                            <w:top w:val="none" w:sz="0" w:space="0" w:color="auto"/>
                            <w:left w:val="none" w:sz="0" w:space="0" w:color="auto"/>
                            <w:bottom w:val="none" w:sz="0" w:space="0" w:color="auto"/>
                            <w:right w:val="none" w:sz="0" w:space="0" w:color="auto"/>
                          </w:divBdr>
                          <w:divsChild>
                            <w:div w:id="119306090">
                              <w:marLeft w:val="0"/>
                              <w:marRight w:val="0"/>
                              <w:marTop w:val="0"/>
                              <w:marBottom w:val="0"/>
                              <w:divBdr>
                                <w:top w:val="none" w:sz="0" w:space="0" w:color="auto"/>
                                <w:left w:val="none" w:sz="0" w:space="0" w:color="auto"/>
                                <w:bottom w:val="none" w:sz="0" w:space="0" w:color="auto"/>
                                <w:right w:val="none" w:sz="0" w:space="0" w:color="auto"/>
                              </w:divBdr>
                              <w:divsChild>
                                <w:div w:id="1419985364">
                                  <w:marLeft w:val="0"/>
                                  <w:marRight w:val="0"/>
                                  <w:marTop w:val="0"/>
                                  <w:marBottom w:val="0"/>
                                  <w:divBdr>
                                    <w:top w:val="none" w:sz="0" w:space="0" w:color="auto"/>
                                    <w:left w:val="none" w:sz="0" w:space="0" w:color="auto"/>
                                    <w:bottom w:val="none" w:sz="0" w:space="0" w:color="auto"/>
                                    <w:right w:val="none" w:sz="0" w:space="0" w:color="auto"/>
                                  </w:divBdr>
                                  <w:divsChild>
                                    <w:div w:id="1774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5689155">
      <w:bodyDiv w:val="1"/>
      <w:marLeft w:val="0"/>
      <w:marRight w:val="0"/>
      <w:marTop w:val="0"/>
      <w:marBottom w:val="0"/>
      <w:divBdr>
        <w:top w:val="none" w:sz="0" w:space="0" w:color="auto"/>
        <w:left w:val="none" w:sz="0" w:space="0" w:color="auto"/>
        <w:bottom w:val="none" w:sz="0" w:space="0" w:color="auto"/>
        <w:right w:val="none" w:sz="0" w:space="0" w:color="auto"/>
      </w:divBdr>
    </w:div>
    <w:div w:id="1426144671">
      <w:bodyDiv w:val="1"/>
      <w:marLeft w:val="0"/>
      <w:marRight w:val="0"/>
      <w:marTop w:val="0"/>
      <w:marBottom w:val="0"/>
      <w:divBdr>
        <w:top w:val="none" w:sz="0" w:space="0" w:color="auto"/>
        <w:left w:val="none" w:sz="0" w:space="0" w:color="auto"/>
        <w:bottom w:val="none" w:sz="0" w:space="0" w:color="auto"/>
        <w:right w:val="none" w:sz="0" w:space="0" w:color="auto"/>
      </w:divBdr>
    </w:div>
    <w:div w:id="1431509793">
      <w:bodyDiv w:val="1"/>
      <w:marLeft w:val="0"/>
      <w:marRight w:val="0"/>
      <w:marTop w:val="0"/>
      <w:marBottom w:val="0"/>
      <w:divBdr>
        <w:top w:val="none" w:sz="0" w:space="0" w:color="auto"/>
        <w:left w:val="none" w:sz="0" w:space="0" w:color="auto"/>
        <w:bottom w:val="none" w:sz="0" w:space="0" w:color="auto"/>
        <w:right w:val="none" w:sz="0" w:space="0" w:color="auto"/>
      </w:divBdr>
    </w:div>
    <w:div w:id="1432748580">
      <w:bodyDiv w:val="1"/>
      <w:marLeft w:val="0"/>
      <w:marRight w:val="0"/>
      <w:marTop w:val="0"/>
      <w:marBottom w:val="0"/>
      <w:divBdr>
        <w:top w:val="none" w:sz="0" w:space="0" w:color="auto"/>
        <w:left w:val="none" w:sz="0" w:space="0" w:color="auto"/>
        <w:bottom w:val="none" w:sz="0" w:space="0" w:color="auto"/>
        <w:right w:val="none" w:sz="0" w:space="0" w:color="auto"/>
      </w:divBdr>
    </w:div>
    <w:div w:id="1438016443">
      <w:bodyDiv w:val="1"/>
      <w:marLeft w:val="0"/>
      <w:marRight w:val="0"/>
      <w:marTop w:val="0"/>
      <w:marBottom w:val="0"/>
      <w:divBdr>
        <w:top w:val="none" w:sz="0" w:space="0" w:color="auto"/>
        <w:left w:val="none" w:sz="0" w:space="0" w:color="auto"/>
        <w:bottom w:val="none" w:sz="0" w:space="0" w:color="auto"/>
        <w:right w:val="none" w:sz="0" w:space="0" w:color="auto"/>
      </w:divBdr>
    </w:div>
    <w:div w:id="1445613717">
      <w:bodyDiv w:val="1"/>
      <w:marLeft w:val="0"/>
      <w:marRight w:val="0"/>
      <w:marTop w:val="0"/>
      <w:marBottom w:val="0"/>
      <w:divBdr>
        <w:top w:val="none" w:sz="0" w:space="0" w:color="auto"/>
        <w:left w:val="none" w:sz="0" w:space="0" w:color="auto"/>
        <w:bottom w:val="none" w:sz="0" w:space="0" w:color="auto"/>
        <w:right w:val="none" w:sz="0" w:space="0" w:color="auto"/>
      </w:divBdr>
    </w:div>
    <w:div w:id="1452825372">
      <w:bodyDiv w:val="1"/>
      <w:marLeft w:val="0"/>
      <w:marRight w:val="0"/>
      <w:marTop w:val="0"/>
      <w:marBottom w:val="0"/>
      <w:divBdr>
        <w:top w:val="none" w:sz="0" w:space="0" w:color="auto"/>
        <w:left w:val="none" w:sz="0" w:space="0" w:color="auto"/>
        <w:bottom w:val="none" w:sz="0" w:space="0" w:color="auto"/>
        <w:right w:val="none" w:sz="0" w:space="0" w:color="auto"/>
      </w:divBdr>
    </w:div>
    <w:div w:id="1454328216">
      <w:bodyDiv w:val="1"/>
      <w:marLeft w:val="0"/>
      <w:marRight w:val="0"/>
      <w:marTop w:val="0"/>
      <w:marBottom w:val="0"/>
      <w:divBdr>
        <w:top w:val="none" w:sz="0" w:space="0" w:color="auto"/>
        <w:left w:val="none" w:sz="0" w:space="0" w:color="auto"/>
        <w:bottom w:val="none" w:sz="0" w:space="0" w:color="auto"/>
        <w:right w:val="none" w:sz="0" w:space="0" w:color="auto"/>
      </w:divBdr>
    </w:div>
    <w:div w:id="1471245949">
      <w:bodyDiv w:val="1"/>
      <w:marLeft w:val="0"/>
      <w:marRight w:val="0"/>
      <w:marTop w:val="0"/>
      <w:marBottom w:val="0"/>
      <w:divBdr>
        <w:top w:val="none" w:sz="0" w:space="0" w:color="auto"/>
        <w:left w:val="none" w:sz="0" w:space="0" w:color="auto"/>
        <w:bottom w:val="none" w:sz="0" w:space="0" w:color="auto"/>
        <w:right w:val="none" w:sz="0" w:space="0" w:color="auto"/>
      </w:divBdr>
      <w:divsChild>
        <w:div w:id="9850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55977">
      <w:bodyDiv w:val="1"/>
      <w:marLeft w:val="0"/>
      <w:marRight w:val="0"/>
      <w:marTop w:val="0"/>
      <w:marBottom w:val="0"/>
      <w:divBdr>
        <w:top w:val="none" w:sz="0" w:space="0" w:color="auto"/>
        <w:left w:val="none" w:sz="0" w:space="0" w:color="auto"/>
        <w:bottom w:val="none" w:sz="0" w:space="0" w:color="auto"/>
        <w:right w:val="none" w:sz="0" w:space="0" w:color="auto"/>
      </w:divBdr>
    </w:div>
    <w:div w:id="1478452776">
      <w:bodyDiv w:val="1"/>
      <w:marLeft w:val="0"/>
      <w:marRight w:val="0"/>
      <w:marTop w:val="0"/>
      <w:marBottom w:val="0"/>
      <w:divBdr>
        <w:top w:val="none" w:sz="0" w:space="0" w:color="auto"/>
        <w:left w:val="none" w:sz="0" w:space="0" w:color="auto"/>
        <w:bottom w:val="none" w:sz="0" w:space="0" w:color="auto"/>
        <w:right w:val="none" w:sz="0" w:space="0" w:color="auto"/>
      </w:divBdr>
    </w:div>
    <w:div w:id="1479347173">
      <w:bodyDiv w:val="1"/>
      <w:marLeft w:val="0"/>
      <w:marRight w:val="0"/>
      <w:marTop w:val="0"/>
      <w:marBottom w:val="0"/>
      <w:divBdr>
        <w:top w:val="none" w:sz="0" w:space="0" w:color="auto"/>
        <w:left w:val="none" w:sz="0" w:space="0" w:color="auto"/>
        <w:bottom w:val="none" w:sz="0" w:space="0" w:color="auto"/>
        <w:right w:val="none" w:sz="0" w:space="0" w:color="auto"/>
      </w:divBdr>
    </w:div>
    <w:div w:id="1481269050">
      <w:bodyDiv w:val="1"/>
      <w:marLeft w:val="0"/>
      <w:marRight w:val="0"/>
      <w:marTop w:val="0"/>
      <w:marBottom w:val="0"/>
      <w:divBdr>
        <w:top w:val="none" w:sz="0" w:space="0" w:color="auto"/>
        <w:left w:val="none" w:sz="0" w:space="0" w:color="auto"/>
        <w:bottom w:val="none" w:sz="0" w:space="0" w:color="auto"/>
        <w:right w:val="none" w:sz="0" w:space="0" w:color="auto"/>
      </w:divBdr>
    </w:div>
    <w:div w:id="1495024957">
      <w:bodyDiv w:val="1"/>
      <w:marLeft w:val="0"/>
      <w:marRight w:val="0"/>
      <w:marTop w:val="0"/>
      <w:marBottom w:val="0"/>
      <w:divBdr>
        <w:top w:val="none" w:sz="0" w:space="0" w:color="auto"/>
        <w:left w:val="none" w:sz="0" w:space="0" w:color="auto"/>
        <w:bottom w:val="none" w:sz="0" w:space="0" w:color="auto"/>
        <w:right w:val="none" w:sz="0" w:space="0" w:color="auto"/>
      </w:divBdr>
    </w:div>
    <w:div w:id="1500265661">
      <w:bodyDiv w:val="1"/>
      <w:marLeft w:val="0"/>
      <w:marRight w:val="0"/>
      <w:marTop w:val="0"/>
      <w:marBottom w:val="0"/>
      <w:divBdr>
        <w:top w:val="none" w:sz="0" w:space="0" w:color="auto"/>
        <w:left w:val="none" w:sz="0" w:space="0" w:color="auto"/>
        <w:bottom w:val="none" w:sz="0" w:space="0" w:color="auto"/>
        <w:right w:val="none" w:sz="0" w:space="0" w:color="auto"/>
      </w:divBdr>
    </w:div>
    <w:div w:id="1507285015">
      <w:bodyDiv w:val="1"/>
      <w:marLeft w:val="0"/>
      <w:marRight w:val="0"/>
      <w:marTop w:val="0"/>
      <w:marBottom w:val="0"/>
      <w:divBdr>
        <w:top w:val="none" w:sz="0" w:space="0" w:color="auto"/>
        <w:left w:val="none" w:sz="0" w:space="0" w:color="auto"/>
        <w:bottom w:val="none" w:sz="0" w:space="0" w:color="auto"/>
        <w:right w:val="none" w:sz="0" w:space="0" w:color="auto"/>
      </w:divBdr>
    </w:div>
    <w:div w:id="1508866750">
      <w:bodyDiv w:val="1"/>
      <w:marLeft w:val="0"/>
      <w:marRight w:val="0"/>
      <w:marTop w:val="0"/>
      <w:marBottom w:val="0"/>
      <w:divBdr>
        <w:top w:val="none" w:sz="0" w:space="0" w:color="auto"/>
        <w:left w:val="none" w:sz="0" w:space="0" w:color="auto"/>
        <w:bottom w:val="none" w:sz="0" w:space="0" w:color="auto"/>
        <w:right w:val="none" w:sz="0" w:space="0" w:color="auto"/>
      </w:divBdr>
    </w:div>
    <w:div w:id="1520310821">
      <w:bodyDiv w:val="1"/>
      <w:marLeft w:val="0"/>
      <w:marRight w:val="0"/>
      <w:marTop w:val="0"/>
      <w:marBottom w:val="0"/>
      <w:divBdr>
        <w:top w:val="none" w:sz="0" w:space="0" w:color="auto"/>
        <w:left w:val="none" w:sz="0" w:space="0" w:color="auto"/>
        <w:bottom w:val="none" w:sz="0" w:space="0" w:color="auto"/>
        <w:right w:val="none" w:sz="0" w:space="0" w:color="auto"/>
      </w:divBdr>
    </w:div>
    <w:div w:id="1541934245">
      <w:bodyDiv w:val="1"/>
      <w:marLeft w:val="0"/>
      <w:marRight w:val="0"/>
      <w:marTop w:val="0"/>
      <w:marBottom w:val="0"/>
      <w:divBdr>
        <w:top w:val="none" w:sz="0" w:space="0" w:color="auto"/>
        <w:left w:val="none" w:sz="0" w:space="0" w:color="auto"/>
        <w:bottom w:val="none" w:sz="0" w:space="0" w:color="auto"/>
        <w:right w:val="none" w:sz="0" w:space="0" w:color="auto"/>
      </w:divBdr>
    </w:div>
    <w:div w:id="1555659730">
      <w:bodyDiv w:val="1"/>
      <w:marLeft w:val="0"/>
      <w:marRight w:val="0"/>
      <w:marTop w:val="0"/>
      <w:marBottom w:val="0"/>
      <w:divBdr>
        <w:top w:val="none" w:sz="0" w:space="0" w:color="auto"/>
        <w:left w:val="none" w:sz="0" w:space="0" w:color="auto"/>
        <w:bottom w:val="none" w:sz="0" w:space="0" w:color="auto"/>
        <w:right w:val="none" w:sz="0" w:space="0" w:color="auto"/>
      </w:divBdr>
    </w:div>
    <w:div w:id="1558392428">
      <w:bodyDiv w:val="1"/>
      <w:marLeft w:val="0"/>
      <w:marRight w:val="0"/>
      <w:marTop w:val="0"/>
      <w:marBottom w:val="0"/>
      <w:divBdr>
        <w:top w:val="none" w:sz="0" w:space="0" w:color="auto"/>
        <w:left w:val="none" w:sz="0" w:space="0" w:color="auto"/>
        <w:bottom w:val="none" w:sz="0" w:space="0" w:color="auto"/>
        <w:right w:val="none" w:sz="0" w:space="0" w:color="auto"/>
      </w:divBdr>
      <w:divsChild>
        <w:div w:id="1106970540">
          <w:blockQuote w:val="1"/>
          <w:marLeft w:val="720"/>
          <w:marRight w:val="720"/>
          <w:marTop w:val="100"/>
          <w:marBottom w:val="100"/>
          <w:divBdr>
            <w:top w:val="none" w:sz="0" w:space="0" w:color="auto"/>
            <w:left w:val="none" w:sz="0" w:space="0" w:color="auto"/>
            <w:bottom w:val="none" w:sz="0" w:space="0" w:color="auto"/>
            <w:right w:val="none" w:sz="0" w:space="0" w:color="auto"/>
          </w:divBdr>
        </w:div>
        <w:div w:id="1656568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31629">
      <w:bodyDiv w:val="1"/>
      <w:marLeft w:val="0"/>
      <w:marRight w:val="0"/>
      <w:marTop w:val="0"/>
      <w:marBottom w:val="0"/>
      <w:divBdr>
        <w:top w:val="none" w:sz="0" w:space="0" w:color="auto"/>
        <w:left w:val="none" w:sz="0" w:space="0" w:color="auto"/>
        <w:bottom w:val="none" w:sz="0" w:space="0" w:color="auto"/>
        <w:right w:val="none" w:sz="0" w:space="0" w:color="auto"/>
      </w:divBdr>
    </w:div>
    <w:div w:id="1563905503">
      <w:bodyDiv w:val="1"/>
      <w:marLeft w:val="0"/>
      <w:marRight w:val="0"/>
      <w:marTop w:val="0"/>
      <w:marBottom w:val="0"/>
      <w:divBdr>
        <w:top w:val="none" w:sz="0" w:space="0" w:color="auto"/>
        <w:left w:val="none" w:sz="0" w:space="0" w:color="auto"/>
        <w:bottom w:val="none" w:sz="0" w:space="0" w:color="auto"/>
        <w:right w:val="none" w:sz="0" w:space="0" w:color="auto"/>
      </w:divBdr>
    </w:div>
    <w:div w:id="1564363746">
      <w:bodyDiv w:val="1"/>
      <w:marLeft w:val="0"/>
      <w:marRight w:val="0"/>
      <w:marTop w:val="0"/>
      <w:marBottom w:val="0"/>
      <w:divBdr>
        <w:top w:val="none" w:sz="0" w:space="0" w:color="auto"/>
        <w:left w:val="none" w:sz="0" w:space="0" w:color="auto"/>
        <w:bottom w:val="none" w:sz="0" w:space="0" w:color="auto"/>
        <w:right w:val="none" w:sz="0" w:space="0" w:color="auto"/>
      </w:divBdr>
    </w:div>
    <w:div w:id="1567376259">
      <w:bodyDiv w:val="1"/>
      <w:marLeft w:val="0"/>
      <w:marRight w:val="0"/>
      <w:marTop w:val="0"/>
      <w:marBottom w:val="0"/>
      <w:divBdr>
        <w:top w:val="none" w:sz="0" w:space="0" w:color="auto"/>
        <w:left w:val="none" w:sz="0" w:space="0" w:color="auto"/>
        <w:bottom w:val="none" w:sz="0" w:space="0" w:color="auto"/>
        <w:right w:val="none" w:sz="0" w:space="0" w:color="auto"/>
      </w:divBdr>
    </w:div>
    <w:div w:id="1592204732">
      <w:bodyDiv w:val="1"/>
      <w:marLeft w:val="0"/>
      <w:marRight w:val="0"/>
      <w:marTop w:val="0"/>
      <w:marBottom w:val="0"/>
      <w:divBdr>
        <w:top w:val="none" w:sz="0" w:space="0" w:color="auto"/>
        <w:left w:val="none" w:sz="0" w:space="0" w:color="auto"/>
        <w:bottom w:val="none" w:sz="0" w:space="0" w:color="auto"/>
        <w:right w:val="none" w:sz="0" w:space="0" w:color="auto"/>
      </w:divBdr>
    </w:div>
    <w:div w:id="1599867160">
      <w:bodyDiv w:val="1"/>
      <w:marLeft w:val="0"/>
      <w:marRight w:val="0"/>
      <w:marTop w:val="0"/>
      <w:marBottom w:val="0"/>
      <w:divBdr>
        <w:top w:val="none" w:sz="0" w:space="0" w:color="auto"/>
        <w:left w:val="none" w:sz="0" w:space="0" w:color="auto"/>
        <w:bottom w:val="none" w:sz="0" w:space="0" w:color="auto"/>
        <w:right w:val="none" w:sz="0" w:space="0" w:color="auto"/>
      </w:divBdr>
    </w:div>
    <w:div w:id="1607426577">
      <w:bodyDiv w:val="1"/>
      <w:marLeft w:val="0"/>
      <w:marRight w:val="0"/>
      <w:marTop w:val="0"/>
      <w:marBottom w:val="0"/>
      <w:divBdr>
        <w:top w:val="none" w:sz="0" w:space="0" w:color="auto"/>
        <w:left w:val="none" w:sz="0" w:space="0" w:color="auto"/>
        <w:bottom w:val="none" w:sz="0" w:space="0" w:color="auto"/>
        <w:right w:val="none" w:sz="0" w:space="0" w:color="auto"/>
      </w:divBdr>
    </w:div>
    <w:div w:id="1613854258">
      <w:bodyDiv w:val="1"/>
      <w:marLeft w:val="0"/>
      <w:marRight w:val="0"/>
      <w:marTop w:val="0"/>
      <w:marBottom w:val="0"/>
      <w:divBdr>
        <w:top w:val="none" w:sz="0" w:space="0" w:color="auto"/>
        <w:left w:val="none" w:sz="0" w:space="0" w:color="auto"/>
        <w:bottom w:val="none" w:sz="0" w:space="0" w:color="auto"/>
        <w:right w:val="none" w:sz="0" w:space="0" w:color="auto"/>
      </w:divBdr>
    </w:div>
    <w:div w:id="1618097529">
      <w:bodyDiv w:val="1"/>
      <w:marLeft w:val="0"/>
      <w:marRight w:val="0"/>
      <w:marTop w:val="0"/>
      <w:marBottom w:val="0"/>
      <w:divBdr>
        <w:top w:val="none" w:sz="0" w:space="0" w:color="auto"/>
        <w:left w:val="none" w:sz="0" w:space="0" w:color="auto"/>
        <w:bottom w:val="none" w:sz="0" w:space="0" w:color="auto"/>
        <w:right w:val="none" w:sz="0" w:space="0" w:color="auto"/>
      </w:divBdr>
    </w:div>
    <w:div w:id="1618174392">
      <w:bodyDiv w:val="1"/>
      <w:marLeft w:val="0"/>
      <w:marRight w:val="0"/>
      <w:marTop w:val="0"/>
      <w:marBottom w:val="0"/>
      <w:divBdr>
        <w:top w:val="none" w:sz="0" w:space="0" w:color="auto"/>
        <w:left w:val="none" w:sz="0" w:space="0" w:color="auto"/>
        <w:bottom w:val="none" w:sz="0" w:space="0" w:color="auto"/>
        <w:right w:val="none" w:sz="0" w:space="0" w:color="auto"/>
      </w:divBdr>
    </w:div>
    <w:div w:id="1622031100">
      <w:bodyDiv w:val="1"/>
      <w:marLeft w:val="0"/>
      <w:marRight w:val="0"/>
      <w:marTop w:val="0"/>
      <w:marBottom w:val="0"/>
      <w:divBdr>
        <w:top w:val="none" w:sz="0" w:space="0" w:color="auto"/>
        <w:left w:val="none" w:sz="0" w:space="0" w:color="auto"/>
        <w:bottom w:val="none" w:sz="0" w:space="0" w:color="auto"/>
        <w:right w:val="none" w:sz="0" w:space="0" w:color="auto"/>
      </w:divBdr>
    </w:div>
    <w:div w:id="1633559902">
      <w:bodyDiv w:val="1"/>
      <w:marLeft w:val="0"/>
      <w:marRight w:val="0"/>
      <w:marTop w:val="0"/>
      <w:marBottom w:val="0"/>
      <w:divBdr>
        <w:top w:val="none" w:sz="0" w:space="0" w:color="auto"/>
        <w:left w:val="none" w:sz="0" w:space="0" w:color="auto"/>
        <w:bottom w:val="none" w:sz="0" w:space="0" w:color="auto"/>
        <w:right w:val="none" w:sz="0" w:space="0" w:color="auto"/>
      </w:divBdr>
    </w:div>
    <w:div w:id="1640456489">
      <w:bodyDiv w:val="1"/>
      <w:marLeft w:val="0"/>
      <w:marRight w:val="0"/>
      <w:marTop w:val="0"/>
      <w:marBottom w:val="0"/>
      <w:divBdr>
        <w:top w:val="none" w:sz="0" w:space="0" w:color="auto"/>
        <w:left w:val="none" w:sz="0" w:space="0" w:color="auto"/>
        <w:bottom w:val="none" w:sz="0" w:space="0" w:color="auto"/>
        <w:right w:val="none" w:sz="0" w:space="0" w:color="auto"/>
      </w:divBdr>
    </w:div>
    <w:div w:id="1641766265">
      <w:bodyDiv w:val="1"/>
      <w:marLeft w:val="0"/>
      <w:marRight w:val="0"/>
      <w:marTop w:val="0"/>
      <w:marBottom w:val="0"/>
      <w:divBdr>
        <w:top w:val="none" w:sz="0" w:space="0" w:color="auto"/>
        <w:left w:val="none" w:sz="0" w:space="0" w:color="auto"/>
        <w:bottom w:val="none" w:sz="0" w:space="0" w:color="auto"/>
        <w:right w:val="none" w:sz="0" w:space="0" w:color="auto"/>
      </w:divBdr>
    </w:div>
    <w:div w:id="1652172840">
      <w:bodyDiv w:val="1"/>
      <w:marLeft w:val="0"/>
      <w:marRight w:val="0"/>
      <w:marTop w:val="0"/>
      <w:marBottom w:val="0"/>
      <w:divBdr>
        <w:top w:val="none" w:sz="0" w:space="0" w:color="auto"/>
        <w:left w:val="none" w:sz="0" w:space="0" w:color="auto"/>
        <w:bottom w:val="none" w:sz="0" w:space="0" w:color="auto"/>
        <w:right w:val="none" w:sz="0" w:space="0" w:color="auto"/>
      </w:divBdr>
    </w:div>
    <w:div w:id="1652253338">
      <w:bodyDiv w:val="1"/>
      <w:marLeft w:val="0"/>
      <w:marRight w:val="0"/>
      <w:marTop w:val="0"/>
      <w:marBottom w:val="0"/>
      <w:divBdr>
        <w:top w:val="none" w:sz="0" w:space="0" w:color="auto"/>
        <w:left w:val="none" w:sz="0" w:space="0" w:color="auto"/>
        <w:bottom w:val="none" w:sz="0" w:space="0" w:color="auto"/>
        <w:right w:val="none" w:sz="0" w:space="0" w:color="auto"/>
      </w:divBdr>
    </w:div>
    <w:div w:id="1655329410">
      <w:bodyDiv w:val="1"/>
      <w:marLeft w:val="0"/>
      <w:marRight w:val="0"/>
      <w:marTop w:val="0"/>
      <w:marBottom w:val="0"/>
      <w:divBdr>
        <w:top w:val="none" w:sz="0" w:space="0" w:color="auto"/>
        <w:left w:val="none" w:sz="0" w:space="0" w:color="auto"/>
        <w:bottom w:val="none" w:sz="0" w:space="0" w:color="auto"/>
        <w:right w:val="none" w:sz="0" w:space="0" w:color="auto"/>
      </w:divBdr>
    </w:div>
    <w:div w:id="1656639179">
      <w:bodyDiv w:val="1"/>
      <w:marLeft w:val="0"/>
      <w:marRight w:val="0"/>
      <w:marTop w:val="0"/>
      <w:marBottom w:val="0"/>
      <w:divBdr>
        <w:top w:val="none" w:sz="0" w:space="0" w:color="auto"/>
        <w:left w:val="none" w:sz="0" w:space="0" w:color="auto"/>
        <w:bottom w:val="none" w:sz="0" w:space="0" w:color="auto"/>
        <w:right w:val="none" w:sz="0" w:space="0" w:color="auto"/>
      </w:divBdr>
    </w:div>
    <w:div w:id="1657411777">
      <w:bodyDiv w:val="1"/>
      <w:marLeft w:val="0"/>
      <w:marRight w:val="0"/>
      <w:marTop w:val="0"/>
      <w:marBottom w:val="0"/>
      <w:divBdr>
        <w:top w:val="none" w:sz="0" w:space="0" w:color="auto"/>
        <w:left w:val="none" w:sz="0" w:space="0" w:color="auto"/>
        <w:bottom w:val="none" w:sz="0" w:space="0" w:color="auto"/>
        <w:right w:val="none" w:sz="0" w:space="0" w:color="auto"/>
      </w:divBdr>
    </w:div>
    <w:div w:id="1668485124">
      <w:bodyDiv w:val="1"/>
      <w:marLeft w:val="0"/>
      <w:marRight w:val="0"/>
      <w:marTop w:val="0"/>
      <w:marBottom w:val="0"/>
      <w:divBdr>
        <w:top w:val="none" w:sz="0" w:space="0" w:color="auto"/>
        <w:left w:val="none" w:sz="0" w:space="0" w:color="auto"/>
        <w:bottom w:val="none" w:sz="0" w:space="0" w:color="auto"/>
        <w:right w:val="none" w:sz="0" w:space="0" w:color="auto"/>
      </w:divBdr>
    </w:div>
    <w:div w:id="1670208142">
      <w:bodyDiv w:val="1"/>
      <w:marLeft w:val="0"/>
      <w:marRight w:val="0"/>
      <w:marTop w:val="0"/>
      <w:marBottom w:val="0"/>
      <w:divBdr>
        <w:top w:val="none" w:sz="0" w:space="0" w:color="auto"/>
        <w:left w:val="none" w:sz="0" w:space="0" w:color="auto"/>
        <w:bottom w:val="none" w:sz="0" w:space="0" w:color="auto"/>
        <w:right w:val="none" w:sz="0" w:space="0" w:color="auto"/>
      </w:divBdr>
    </w:div>
    <w:div w:id="1671368677">
      <w:bodyDiv w:val="1"/>
      <w:marLeft w:val="0"/>
      <w:marRight w:val="0"/>
      <w:marTop w:val="0"/>
      <w:marBottom w:val="0"/>
      <w:divBdr>
        <w:top w:val="none" w:sz="0" w:space="0" w:color="auto"/>
        <w:left w:val="none" w:sz="0" w:space="0" w:color="auto"/>
        <w:bottom w:val="none" w:sz="0" w:space="0" w:color="auto"/>
        <w:right w:val="none" w:sz="0" w:space="0" w:color="auto"/>
      </w:divBdr>
    </w:div>
    <w:div w:id="1672174798">
      <w:bodyDiv w:val="1"/>
      <w:marLeft w:val="0"/>
      <w:marRight w:val="0"/>
      <w:marTop w:val="0"/>
      <w:marBottom w:val="0"/>
      <w:divBdr>
        <w:top w:val="none" w:sz="0" w:space="0" w:color="auto"/>
        <w:left w:val="none" w:sz="0" w:space="0" w:color="auto"/>
        <w:bottom w:val="none" w:sz="0" w:space="0" w:color="auto"/>
        <w:right w:val="none" w:sz="0" w:space="0" w:color="auto"/>
      </w:divBdr>
    </w:div>
    <w:div w:id="1680155350">
      <w:bodyDiv w:val="1"/>
      <w:marLeft w:val="0"/>
      <w:marRight w:val="0"/>
      <w:marTop w:val="0"/>
      <w:marBottom w:val="0"/>
      <w:divBdr>
        <w:top w:val="none" w:sz="0" w:space="0" w:color="auto"/>
        <w:left w:val="none" w:sz="0" w:space="0" w:color="auto"/>
        <w:bottom w:val="none" w:sz="0" w:space="0" w:color="auto"/>
        <w:right w:val="none" w:sz="0" w:space="0" w:color="auto"/>
      </w:divBdr>
    </w:div>
    <w:div w:id="1687907435">
      <w:bodyDiv w:val="1"/>
      <w:marLeft w:val="0"/>
      <w:marRight w:val="0"/>
      <w:marTop w:val="0"/>
      <w:marBottom w:val="0"/>
      <w:divBdr>
        <w:top w:val="none" w:sz="0" w:space="0" w:color="auto"/>
        <w:left w:val="none" w:sz="0" w:space="0" w:color="auto"/>
        <w:bottom w:val="none" w:sz="0" w:space="0" w:color="auto"/>
        <w:right w:val="none" w:sz="0" w:space="0" w:color="auto"/>
      </w:divBdr>
    </w:div>
    <w:div w:id="1688167198">
      <w:bodyDiv w:val="1"/>
      <w:marLeft w:val="0"/>
      <w:marRight w:val="0"/>
      <w:marTop w:val="0"/>
      <w:marBottom w:val="0"/>
      <w:divBdr>
        <w:top w:val="none" w:sz="0" w:space="0" w:color="auto"/>
        <w:left w:val="none" w:sz="0" w:space="0" w:color="auto"/>
        <w:bottom w:val="none" w:sz="0" w:space="0" w:color="auto"/>
        <w:right w:val="none" w:sz="0" w:space="0" w:color="auto"/>
      </w:divBdr>
    </w:div>
    <w:div w:id="1693723621">
      <w:bodyDiv w:val="1"/>
      <w:marLeft w:val="0"/>
      <w:marRight w:val="0"/>
      <w:marTop w:val="0"/>
      <w:marBottom w:val="0"/>
      <w:divBdr>
        <w:top w:val="none" w:sz="0" w:space="0" w:color="auto"/>
        <w:left w:val="none" w:sz="0" w:space="0" w:color="auto"/>
        <w:bottom w:val="none" w:sz="0" w:space="0" w:color="auto"/>
        <w:right w:val="none" w:sz="0" w:space="0" w:color="auto"/>
      </w:divBdr>
    </w:div>
    <w:div w:id="1694261449">
      <w:bodyDiv w:val="1"/>
      <w:marLeft w:val="0"/>
      <w:marRight w:val="0"/>
      <w:marTop w:val="0"/>
      <w:marBottom w:val="0"/>
      <w:divBdr>
        <w:top w:val="none" w:sz="0" w:space="0" w:color="auto"/>
        <w:left w:val="none" w:sz="0" w:space="0" w:color="auto"/>
        <w:bottom w:val="none" w:sz="0" w:space="0" w:color="auto"/>
        <w:right w:val="none" w:sz="0" w:space="0" w:color="auto"/>
      </w:divBdr>
      <w:divsChild>
        <w:div w:id="1840122363">
          <w:marLeft w:val="0"/>
          <w:marRight w:val="0"/>
          <w:marTop w:val="0"/>
          <w:marBottom w:val="0"/>
          <w:divBdr>
            <w:top w:val="none" w:sz="0" w:space="0" w:color="auto"/>
            <w:left w:val="none" w:sz="0" w:space="0" w:color="auto"/>
            <w:bottom w:val="none" w:sz="0" w:space="0" w:color="auto"/>
            <w:right w:val="none" w:sz="0" w:space="0" w:color="auto"/>
          </w:divBdr>
          <w:divsChild>
            <w:div w:id="116617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06176">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698388827">
      <w:bodyDiv w:val="1"/>
      <w:marLeft w:val="0"/>
      <w:marRight w:val="0"/>
      <w:marTop w:val="0"/>
      <w:marBottom w:val="0"/>
      <w:divBdr>
        <w:top w:val="none" w:sz="0" w:space="0" w:color="auto"/>
        <w:left w:val="none" w:sz="0" w:space="0" w:color="auto"/>
        <w:bottom w:val="none" w:sz="0" w:space="0" w:color="auto"/>
        <w:right w:val="none" w:sz="0" w:space="0" w:color="auto"/>
      </w:divBdr>
    </w:div>
    <w:div w:id="1698699396">
      <w:bodyDiv w:val="1"/>
      <w:marLeft w:val="0"/>
      <w:marRight w:val="0"/>
      <w:marTop w:val="0"/>
      <w:marBottom w:val="0"/>
      <w:divBdr>
        <w:top w:val="none" w:sz="0" w:space="0" w:color="auto"/>
        <w:left w:val="none" w:sz="0" w:space="0" w:color="auto"/>
        <w:bottom w:val="none" w:sz="0" w:space="0" w:color="auto"/>
        <w:right w:val="none" w:sz="0" w:space="0" w:color="auto"/>
      </w:divBdr>
    </w:div>
    <w:div w:id="1701322901">
      <w:bodyDiv w:val="1"/>
      <w:marLeft w:val="0"/>
      <w:marRight w:val="0"/>
      <w:marTop w:val="0"/>
      <w:marBottom w:val="0"/>
      <w:divBdr>
        <w:top w:val="none" w:sz="0" w:space="0" w:color="auto"/>
        <w:left w:val="none" w:sz="0" w:space="0" w:color="auto"/>
        <w:bottom w:val="none" w:sz="0" w:space="0" w:color="auto"/>
        <w:right w:val="none" w:sz="0" w:space="0" w:color="auto"/>
      </w:divBdr>
    </w:div>
    <w:div w:id="1713459823">
      <w:bodyDiv w:val="1"/>
      <w:marLeft w:val="0"/>
      <w:marRight w:val="0"/>
      <w:marTop w:val="0"/>
      <w:marBottom w:val="0"/>
      <w:divBdr>
        <w:top w:val="none" w:sz="0" w:space="0" w:color="auto"/>
        <w:left w:val="none" w:sz="0" w:space="0" w:color="auto"/>
        <w:bottom w:val="none" w:sz="0" w:space="0" w:color="auto"/>
        <w:right w:val="none" w:sz="0" w:space="0" w:color="auto"/>
      </w:divBdr>
    </w:div>
    <w:div w:id="1719469478">
      <w:bodyDiv w:val="1"/>
      <w:marLeft w:val="0"/>
      <w:marRight w:val="0"/>
      <w:marTop w:val="0"/>
      <w:marBottom w:val="0"/>
      <w:divBdr>
        <w:top w:val="none" w:sz="0" w:space="0" w:color="auto"/>
        <w:left w:val="none" w:sz="0" w:space="0" w:color="auto"/>
        <w:bottom w:val="none" w:sz="0" w:space="0" w:color="auto"/>
        <w:right w:val="none" w:sz="0" w:space="0" w:color="auto"/>
      </w:divBdr>
    </w:div>
    <w:div w:id="1720548646">
      <w:bodyDiv w:val="1"/>
      <w:marLeft w:val="0"/>
      <w:marRight w:val="0"/>
      <w:marTop w:val="0"/>
      <w:marBottom w:val="0"/>
      <w:divBdr>
        <w:top w:val="none" w:sz="0" w:space="0" w:color="auto"/>
        <w:left w:val="none" w:sz="0" w:space="0" w:color="auto"/>
        <w:bottom w:val="none" w:sz="0" w:space="0" w:color="auto"/>
        <w:right w:val="none" w:sz="0" w:space="0" w:color="auto"/>
      </w:divBdr>
    </w:div>
    <w:div w:id="1722749410">
      <w:bodyDiv w:val="1"/>
      <w:marLeft w:val="0"/>
      <w:marRight w:val="0"/>
      <w:marTop w:val="0"/>
      <w:marBottom w:val="0"/>
      <w:divBdr>
        <w:top w:val="none" w:sz="0" w:space="0" w:color="auto"/>
        <w:left w:val="none" w:sz="0" w:space="0" w:color="auto"/>
        <w:bottom w:val="none" w:sz="0" w:space="0" w:color="auto"/>
        <w:right w:val="none" w:sz="0" w:space="0" w:color="auto"/>
      </w:divBdr>
    </w:div>
    <w:div w:id="1728257330">
      <w:bodyDiv w:val="1"/>
      <w:marLeft w:val="0"/>
      <w:marRight w:val="0"/>
      <w:marTop w:val="0"/>
      <w:marBottom w:val="0"/>
      <w:divBdr>
        <w:top w:val="none" w:sz="0" w:space="0" w:color="auto"/>
        <w:left w:val="none" w:sz="0" w:space="0" w:color="auto"/>
        <w:bottom w:val="none" w:sz="0" w:space="0" w:color="auto"/>
        <w:right w:val="none" w:sz="0" w:space="0" w:color="auto"/>
      </w:divBdr>
    </w:div>
    <w:div w:id="1737127985">
      <w:bodyDiv w:val="1"/>
      <w:marLeft w:val="0"/>
      <w:marRight w:val="0"/>
      <w:marTop w:val="0"/>
      <w:marBottom w:val="0"/>
      <w:divBdr>
        <w:top w:val="none" w:sz="0" w:space="0" w:color="auto"/>
        <w:left w:val="none" w:sz="0" w:space="0" w:color="auto"/>
        <w:bottom w:val="none" w:sz="0" w:space="0" w:color="auto"/>
        <w:right w:val="none" w:sz="0" w:space="0" w:color="auto"/>
      </w:divBdr>
    </w:div>
    <w:div w:id="1738698237">
      <w:bodyDiv w:val="1"/>
      <w:marLeft w:val="0"/>
      <w:marRight w:val="0"/>
      <w:marTop w:val="0"/>
      <w:marBottom w:val="0"/>
      <w:divBdr>
        <w:top w:val="none" w:sz="0" w:space="0" w:color="auto"/>
        <w:left w:val="none" w:sz="0" w:space="0" w:color="auto"/>
        <w:bottom w:val="none" w:sz="0" w:space="0" w:color="auto"/>
        <w:right w:val="none" w:sz="0" w:space="0" w:color="auto"/>
      </w:divBdr>
    </w:div>
    <w:div w:id="1741369578">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48527493">
      <w:bodyDiv w:val="1"/>
      <w:marLeft w:val="0"/>
      <w:marRight w:val="0"/>
      <w:marTop w:val="0"/>
      <w:marBottom w:val="0"/>
      <w:divBdr>
        <w:top w:val="none" w:sz="0" w:space="0" w:color="auto"/>
        <w:left w:val="none" w:sz="0" w:space="0" w:color="auto"/>
        <w:bottom w:val="none" w:sz="0" w:space="0" w:color="auto"/>
        <w:right w:val="none" w:sz="0" w:space="0" w:color="auto"/>
      </w:divBdr>
    </w:div>
    <w:div w:id="1750493368">
      <w:bodyDiv w:val="1"/>
      <w:marLeft w:val="0"/>
      <w:marRight w:val="0"/>
      <w:marTop w:val="0"/>
      <w:marBottom w:val="0"/>
      <w:divBdr>
        <w:top w:val="none" w:sz="0" w:space="0" w:color="auto"/>
        <w:left w:val="none" w:sz="0" w:space="0" w:color="auto"/>
        <w:bottom w:val="none" w:sz="0" w:space="0" w:color="auto"/>
        <w:right w:val="none" w:sz="0" w:space="0" w:color="auto"/>
      </w:divBdr>
    </w:div>
    <w:div w:id="1752653308">
      <w:bodyDiv w:val="1"/>
      <w:marLeft w:val="0"/>
      <w:marRight w:val="0"/>
      <w:marTop w:val="0"/>
      <w:marBottom w:val="0"/>
      <w:divBdr>
        <w:top w:val="none" w:sz="0" w:space="0" w:color="auto"/>
        <w:left w:val="none" w:sz="0" w:space="0" w:color="auto"/>
        <w:bottom w:val="none" w:sz="0" w:space="0" w:color="auto"/>
        <w:right w:val="none" w:sz="0" w:space="0" w:color="auto"/>
      </w:divBdr>
    </w:div>
    <w:div w:id="1758332794">
      <w:bodyDiv w:val="1"/>
      <w:marLeft w:val="0"/>
      <w:marRight w:val="0"/>
      <w:marTop w:val="0"/>
      <w:marBottom w:val="0"/>
      <w:divBdr>
        <w:top w:val="none" w:sz="0" w:space="0" w:color="auto"/>
        <w:left w:val="none" w:sz="0" w:space="0" w:color="auto"/>
        <w:bottom w:val="none" w:sz="0" w:space="0" w:color="auto"/>
        <w:right w:val="none" w:sz="0" w:space="0" w:color="auto"/>
      </w:divBdr>
    </w:div>
    <w:div w:id="1762947129">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 w:id="1771464269">
      <w:bodyDiv w:val="1"/>
      <w:marLeft w:val="0"/>
      <w:marRight w:val="0"/>
      <w:marTop w:val="0"/>
      <w:marBottom w:val="0"/>
      <w:divBdr>
        <w:top w:val="none" w:sz="0" w:space="0" w:color="auto"/>
        <w:left w:val="none" w:sz="0" w:space="0" w:color="auto"/>
        <w:bottom w:val="none" w:sz="0" w:space="0" w:color="auto"/>
        <w:right w:val="none" w:sz="0" w:space="0" w:color="auto"/>
      </w:divBdr>
    </w:div>
    <w:div w:id="1773697960">
      <w:bodyDiv w:val="1"/>
      <w:marLeft w:val="0"/>
      <w:marRight w:val="0"/>
      <w:marTop w:val="0"/>
      <w:marBottom w:val="0"/>
      <w:divBdr>
        <w:top w:val="none" w:sz="0" w:space="0" w:color="auto"/>
        <w:left w:val="none" w:sz="0" w:space="0" w:color="auto"/>
        <w:bottom w:val="none" w:sz="0" w:space="0" w:color="auto"/>
        <w:right w:val="none" w:sz="0" w:space="0" w:color="auto"/>
      </w:divBdr>
    </w:div>
    <w:div w:id="1784956301">
      <w:bodyDiv w:val="1"/>
      <w:marLeft w:val="0"/>
      <w:marRight w:val="0"/>
      <w:marTop w:val="0"/>
      <w:marBottom w:val="0"/>
      <w:divBdr>
        <w:top w:val="none" w:sz="0" w:space="0" w:color="auto"/>
        <w:left w:val="none" w:sz="0" w:space="0" w:color="auto"/>
        <w:bottom w:val="none" w:sz="0" w:space="0" w:color="auto"/>
        <w:right w:val="none" w:sz="0" w:space="0" w:color="auto"/>
      </w:divBdr>
    </w:div>
    <w:div w:id="1785076079">
      <w:bodyDiv w:val="1"/>
      <w:marLeft w:val="0"/>
      <w:marRight w:val="0"/>
      <w:marTop w:val="0"/>
      <w:marBottom w:val="0"/>
      <w:divBdr>
        <w:top w:val="none" w:sz="0" w:space="0" w:color="auto"/>
        <w:left w:val="none" w:sz="0" w:space="0" w:color="auto"/>
        <w:bottom w:val="none" w:sz="0" w:space="0" w:color="auto"/>
        <w:right w:val="none" w:sz="0" w:space="0" w:color="auto"/>
      </w:divBdr>
    </w:div>
    <w:div w:id="1795560133">
      <w:bodyDiv w:val="1"/>
      <w:marLeft w:val="0"/>
      <w:marRight w:val="0"/>
      <w:marTop w:val="0"/>
      <w:marBottom w:val="0"/>
      <w:divBdr>
        <w:top w:val="none" w:sz="0" w:space="0" w:color="auto"/>
        <w:left w:val="none" w:sz="0" w:space="0" w:color="auto"/>
        <w:bottom w:val="none" w:sz="0" w:space="0" w:color="auto"/>
        <w:right w:val="none" w:sz="0" w:space="0" w:color="auto"/>
      </w:divBdr>
    </w:div>
    <w:div w:id="1797406675">
      <w:bodyDiv w:val="1"/>
      <w:marLeft w:val="0"/>
      <w:marRight w:val="0"/>
      <w:marTop w:val="0"/>
      <w:marBottom w:val="0"/>
      <w:divBdr>
        <w:top w:val="none" w:sz="0" w:space="0" w:color="auto"/>
        <w:left w:val="none" w:sz="0" w:space="0" w:color="auto"/>
        <w:bottom w:val="none" w:sz="0" w:space="0" w:color="auto"/>
        <w:right w:val="none" w:sz="0" w:space="0" w:color="auto"/>
      </w:divBdr>
    </w:div>
    <w:div w:id="1816219809">
      <w:bodyDiv w:val="1"/>
      <w:marLeft w:val="0"/>
      <w:marRight w:val="0"/>
      <w:marTop w:val="0"/>
      <w:marBottom w:val="0"/>
      <w:divBdr>
        <w:top w:val="none" w:sz="0" w:space="0" w:color="auto"/>
        <w:left w:val="none" w:sz="0" w:space="0" w:color="auto"/>
        <w:bottom w:val="none" w:sz="0" w:space="0" w:color="auto"/>
        <w:right w:val="none" w:sz="0" w:space="0" w:color="auto"/>
      </w:divBdr>
    </w:div>
    <w:div w:id="1822386075">
      <w:bodyDiv w:val="1"/>
      <w:marLeft w:val="0"/>
      <w:marRight w:val="0"/>
      <w:marTop w:val="0"/>
      <w:marBottom w:val="0"/>
      <w:divBdr>
        <w:top w:val="none" w:sz="0" w:space="0" w:color="auto"/>
        <w:left w:val="none" w:sz="0" w:space="0" w:color="auto"/>
        <w:bottom w:val="none" w:sz="0" w:space="0" w:color="auto"/>
        <w:right w:val="none" w:sz="0" w:space="0" w:color="auto"/>
      </w:divBdr>
    </w:div>
    <w:div w:id="1828278714">
      <w:bodyDiv w:val="1"/>
      <w:marLeft w:val="0"/>
      <w:marRight w:val="0"/>
      <w:marTop w:val="0"/>
      <w:marBottom w:val="0"/>
      <w:divBdr>
        <w:top w:val="none" w:sz="0" w:space="0" w:color="auto"/>
        <w:left w:val="none" w:sz="0" w:space="0" w:color="auto"/>
        <w:bottom w:val="none" w:sz="0" w:space="0" w:color="auto"/>
        <w:right w:val="none" w:sz="0" w:space="0" w:color="auto"/>
      </w:divBdr>
    </w:div>
    <w:div w:id="1853954803">
      <w:bodyDiv w:val="1"/>
      <w:marLeft w:val="0"/>
      <w:marRight w:val="0"/>
      <w:marTop w:val="0"/>
      <w:marBottom w:val="0"/>
      <w:divBdr>
        <w:top w:val="none" w:sz="0" w:space="0" w:color="auto"/>
        <w:left w:val="none" w:sz="0" w:space="0" w:color="auto"/>
        <w:bottom w:val="none" w:sz="0" w:space="0" w:color="auto"/>
        <w:right w:val="none" w:sz="0" w:space="0" w:color="auto"/>
      </w:divBdr>
    </w:div>
    <w:div w:id="1855880069">
      <w:bodyDiv w:val="1"/>
      <w:marLeft w:val="0"/>
      <w:marRight w:val="0"/>
      <w:marTop w:val="0"/>
      <w:marBottom w:val="0"/>
      <w:divBdr>
        <w:top w:val="none" w:sz="0" w:space="0" w:color="auto"/>
        <w:left w:val="none" w:sz="0" w:space="0" w:color="auto"/>
        <w:bottom w:val="none" w:sz="0" w:space="0" w:color="auto"/>
        <w:right w:val="none" w:sz="0" w:space="0" w:color="auto"/>
      </w:divBdr>
    </w:div>
    <w:div w:id="1858500475">
      <w:bodyDiv w:val="1"/>
      <w:marLeft w:val="0"/>
      <w:marRight w:val="0"/>
      <w:marTop w:val="0"/>
      <w:marBottom w:val="0"/>
      <w:divBdr>
        <w:top w:val="none" w:sz="0" w:space="0" w:color="auto"/>
        <w:left w:val="none" w:sz="0" w:space="0" w:color="auto"/>
        <w:bottom w:val="none" w:sz="0" w:space="0" w:color="auto"/>
        <w:right w:val="none" w:sz="0" w:space="0" w:color="auto"/>
      </w:divBdr>
    </w:div>
    <w:div w:id="1869173854">
      <w:bodyDiv w:val="1"/>
      <w:marLeft w:val="0"/>
      <w:marRight w:val="0"/>
      <w:marTop w:val="0"/>
      <w:marBottom w:val="0"/>
      <w:divBdr>
        <w:top w:val="none" w:sz="0" w:space="0" w:color="auto"/>
        <w:left w:val="none" w:sz="0" w:space="0" w:color="auto"/>
        <w:bottom w:val="none" w:sz="0" w:space="0" w:color="auto"/>
        <w:right w:val="none" w:sz="0" w:space="0" w:color="auto"/>
      </w:divBdr>
    </w:div>
    <w:div w:id="1870143722">
      <w:bodyDiv w:val="1"/>
      <w:marLeft w:val="0"/>
      <w:marRight w:val="0"/>
      <w:marTop w:val="0"/>
      <w:marBottom w:val="0"/>
      <w:divBdr>
        <w:top w:val="none" w:sz="0" w:space="0" w:color="auto"/>
        <w:left w:val="none" w:sz="0" w:space="0" w:color="auto"/>
        <w:bottom w:val="none" w:sz="0" w:space="0" w:color="auto"/>
        <w:right w:val="none" w:sz="0" w:space="0" w:color="auto"/>
      </w:divBdr>
    </w:div>
    <w:div w:id="1893348972">
      <w:bodyDiv w:val="1"/>
      <w:marLeft w:val="0"/>
      <w:marRight w:val="0"/>
      <w:marTop w:val="0"/>
      <w:marBottom w:val="0"/>
      <w:divBdr>
        <w:top w:val="none" w:sz="0" w:space="0" w:color="auto"/>
        <w:left w:val="none" w:sz="0" w:space="0" w:color="auto"/>
        <w:bottom w:val="none" w:sz="0" w:space="0" w:color="auto"/>
        <w:right w:val="none" w:sz="0" w:space="0" w:color="auto"/>
      </w:divBdr>
    </w:div>
    <w:div w:id="1895237529">
      <w:bodyDiv w:val="1"/>
      <w:marLeft w:val="0"/>
      <w:marRight w:val="0"/>
      <w:marTop w:val="0"/>
      <w:marBottom w:val="0"/>
      <w:divBdr>
        <w:top w:val="none" w:sz="0" w:space="0" w:color="auto"/>
        <w:left w:val="none" w:sz="0" w:space="0" w:color="auto"/>
        <w:bottom w:val="none" w:sz="0" w:space="0" w:color="auto"/>
        <w:right w:val="none" w:sz="0" w:space="0" w:color="auto"/>
      </w:divBdr>
    </w:div>
    <w:div w:id="1896089383">
      <w:bodyDiv w:val="1"/>
      <w:marLeft w:val="0"/>
      <w:marRight w:val="0"/>
      <w:marTop w:val="0"/>
      <w:marBottom w:val="0"/>
      <w:divBdr>
        <w:top w:val="none" w:sz="0" w:space="0" w:color="auto"/>
        <w:left w:val="none" w:sz="0" w:space="0" w:color="auto"/>
        <w:bottom w:val="none" w:sz="0" w:space="0" w:color="auto"/>
        <w:right w:val="none" w:sz="0" w:space="0" w:color="auto"/>
      </w:divBdr>
    </w:div>
    <w:div w:id="1908489392">
      <w:bodyDiv w:val="1"/>
      <w:marLeft w:val="0"/>
      <w:marRight w:val="0"/>
      <w:marTop w:val="0"/>
      <w:marBottom w:val="0"/>
      <w:divBdr>
        <w:top w:val="none" w:sz="0" w:space="0" w:color="auto"/>
        <w:left w:val="none" w:sz="0" w:space="0" w:color="auto"/>
        <w:bottom w:val="none" w:sz="0" w:space="0" w:color="auto"/>
        <w:right w:val="none" w:sz="0" w:space="0" w:color="auto"/>
      </w:divBdr>
    </w:div>
    <w:div w:id="1916626384">
      <w:bodyDiv w:val="1"/>
      <w:marLeft w:val="0"/>
      <w:marRight w:val="0"/>
      <w:marTop w:val="0"/>
      <w:marBottom w:val="0"/>
      <w:divBdr>
        <w:top w:val="none" w:sz="0" w:space="0" w:color="auto"/>
        <w:left w:val="none" w:sz="0" w:space="0" w:color="auto"/>
        <w:bottom w:val="none" w:sz="0" w:space="0" w:color="auto"/>
        <w:right w:val="none" w:sz="0" w:space="0" w:color="auto"/>
      </w:divBdr>
    </w:div>
    <w:div w:id="1919441440">
      <w:bodyDiv w:val="1"/>
      <w:marLeft w:val="0"/>
      <w:marRight w:val="0"/>
      <w:marTop w:val="0"/>
      <w:marBottom w:val="0"/>
      <w:divBdr>
        <w:top w:val="none" w:sz="0" w:space="0" w:color="auto"/>
        <w:left w:val="none" w:sz="0" w:space="0" w:color="auto"/>
        <w:bottom w:val="none" w:sz="0" w:space="0" w:color="auto"/>
        <w:right w:val="none" w:sz="0" w:space="0" w:color="auto"/>
      </w:divBdr>
    </w:div>
    <w:div w:id="1921789472">
      <w:bodyDiv w:val="1"/>
      <w:marLeft w:val="0"/>
      <w:marRight w:val="0"/>
      <w:marTop w:val="0"/>
      <w:marBottom w:val="0"/>
      <w:divBdr>
        <w:top w:val="none" w:sz="0" w:space="0" w:color="auto"/>
        <w:left w:val="none" w:sz="0" w:space="0" w:color="auto"/>
        <w:bottom w:val="none" w:sz="0" w:space="0" w:color="auto"/>
        <w:right w:val="none" w:sz="0" w:space="0" w:color="auto"/>
      </w:divBdr>
    </w:div>
    <w:div w:id="1934584586">
      <w:bodyDiv w:val="1"/>
      <w:marLeft w:val="0"/>
      <w:marRight w:val="0"/>
      <w:marTop w:val="0"/>
      <w:marBottom w:val="0"/>
      <w:divBdr>
        <w:top w:val="none" w:sz="0" w:space="0" w:color="auto"/>
        <w:left w:val="none" w:sz="0" w:space="0" w:color="auto"/>
        <w:bottom w:val="none" w:sz="0" w:space="0" w:color="auto"/>
        <w:right w:val="none" w:sz="0" w:space="0" w:color="auto"/>
      </w:divBdr>
    </w:div>
    <w:div w:id="1936669184">
      <w:bodyDiv w:val="1"/>
      <w:marLeft w:val="0"/>
      <w:marRight w:val="0"/>
      <w:marTop w:val="0"/>
      <w:marBottom w:val="0"/>
      <w:divBdr>
        <w:top w:val="none" w:sz="0" w:space="0" w:color="auto"/>
        <w:left w:val="none" w:sz="0" w:space="0" w:color="auto"/>
        <w:bottom w:val="none" w:sz="0" w:space="0" w:color="auto"/>
        <w:right w:val="none" w:sz="0" w:space="0" w:color="auto"/>
      </w:divBdr>
    </w:div>
    <w:div w:id="1947300725">
      <w:bodyDiv w:val="1"/>
      <w:marLeft w:val="0"/>
      <w:marRight w:val="0"/>
      <w:marTop w:val="0"/>
      <w:marBottom w:val="0"/>
      <w:divBdr>
        <w:top w:val="none" w:sz="0" w:space="0" w:color="auto"/>
        <w:left w:val="none" w:sz="0" w:space="0" w:color="auto"/>
        <w:bottom w:val="none" w:sz="0" w:space="0" w:color="auto"/>
        <w:right w:val="none" w:sz="0" w:space="0" w:color="auto"/>
      </w:divBdr>
    </w:div>
    <w:div w:id="1961103154">
      <w:bodyDiv w:val="1"/>
      <w:marLeft w:val="0"/>
      <w:marRight w:val="0"/>
      <w:marTop w:val="0"/>
      <w:marBottom w:val="0"/>
      <w:divBdr>
        <w:top w:val="none" w:sz="0" w:space="0" w:color="auto"/>
        <w:left w:val="none" w:sz="0" w:space="0" w:color="auto"/>
        <w:bottom w:val="none" w:sz="0" w:space="0" w:color="auto"/>
        <w:right w:val="none" w:sz="0" w:space="0" w:color="auto"/>
      </w:divBdr>
    </w:div>
    <w:div w:id="1967539503">
      <w:bodyDiv w:val="1"/>
      <w:marLeft w:val="0"/>
      <w:marRight w:val="0"/>
      <w:marTop w:val="0"/>
      <w:marBottom w:val="0"/>
      <w:divBdr>
        <w:top w:val="none" w:sz="0" w:space="0" w:color="auto"/>
        <w:left w:val="none" w:sz="0" w:space="0" w:color="auto"/>
        <w:bottom w:val="none" w:sz="0" w:space="0" w:color="auto"/>
        <w:right w:val="none" w:sz="0" w:space="0" w:color="auto"/>
      </w:divBdr>
    </w:div>
    <w:div w:id="1967807236">
      <w:bodyDiv w:val="1"/>
      <w:marLeft w:val="0"/>
      <w:marRight w:val="0"/>
      <w:marTop w:val="0"/>
      <w:marBottom w:val="0"/>
      <w:divBdr>
        <w:top w:val="none" w:sz="0" w:space="0" w:color="auto"/>
        <w:left w:val="none" w:sz="0" w:space="0" w:color="auto"/>
        <w:bottom w:val="none" w:sz="0" w:space="0" w:color="auto"/>
        <w:right w:val="none" w:sz="0" w:space="0" w:color="auto"/>
      </w:divBdr>
    </w:div>
    <w:div w:id="1971782196">
      <w:bodyDiv w:val="1"/>
      <w:marLeft w:val="0"/>
      <w:marRight w:val="0"/>
      <w:marTop w:val="0"/>
      <w:marBottom w:val="0"/>
      <w:divBdr>
        <w:top w:val="none" w:sz="0" w:space="0" w:color="auto"/>
        <w:left w:val="none" w:sz="0" w:space="0" w:color="auto"/>
        <w:bottom w:val="none" w:sz="0" w:space="0" w:color="auto"/>
        <w:right w:val="none" w:sz="0" w:space="0" w:color="auto"/>
      </w:divBdr>
    </w:div>
    <w:div w:id="1971862797">
      <w:bodyDiv w:val="1"/>
      <w:marLeft w:val="0"/>
      <w:marRight w:val="0"/>
      <w:marTop w:val="0"/>
      <w:marBottom w:val="0"/>
      <w:divBdr>
        <w:top w:val="none" w:sz="0" w:space="0" w:color="auto"/>
        <w:left w:val="none" w:sz="0" w:space="0" w:color="auto"/>
        <w:bottom w:val="none" w:sz="0" w:space="0" w:color="auto"/>
        <w:right w:val="none" w:sz="0" w:space="0" w:color="auto"/>
      </w:divBdr>
    </w:div>
    <w:div w:id="1979912827">
      <w:bodyDiv w:val="1"/>
      <w:marLeft w:val="0"/>
      <w:marRight w:val="0"/>
      <w:marTop w:val="0"/>
      <w:marBottom w:val="0"/>
      <w:divBdr>
        <w:top w:val="none" w:sz="0" w:space="0" w:color="auto"/>
        <w:left w:val="none" w:sz="0" w:space="0" w:color="auto"/>
        <w:bottom w:val="none" w:sz="0" w:space="0" w:color="auto"/>
        <w:right w:val="none" w:sz="0" w:space="0" w:color="auto"/>
      </w:divBdr>
      <w:divsChild>
        <w:div w:id="1760255142">
          <w:blockQuote w:val="1"/>
          <w:marLeft w:val="720"/>
          <w:marRight w:val="720"/>
          <w:marTop w:val="100"/>
          <w:marBottom w:val="100"/>
          <w:divBdr>
            <w:top w:val="none" w:sz="0" w:space="0" w:color="auto"/>
            <w:left w:val="none" w:sz="0" w:space="0" w:color="auto"/>
            <w:bottom w:val="none" w:sz="0" w:space="0" w:color="auto"/>
            <w:right w:val="none" w:sz="0" w:space="0" w:color="auto"/>
          </w:divBdr>
        </w:div>
        <w:div w:id="168789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614357">
      <w:bodyDiv w:val="1"/>
      <w:marLeft w:val="0"/>
      <w:marRight w:val="0"/>
      <w:marTop w:val="0"/>
      <w:marBottom w:val="0"/>
      <w:divBdr>
        <w:top w:val="none" w:sz="0" w:space="0" w:color="auto"/>
        <w:left w:val="none" w:sz="0" w:space="0" w:color="auto"/>
        <w:bottom w:val="none" w:sz="0" w:space="0" w:color="auto"/>
        <w:right w:val="none" w:sz="0" w:space="0" w:color="auto"/>
      </w:divBdr>
      <w:divsChild>
        <w:div w:id="101962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618361">
      <w:bodyDiv w:val="1"/>
      <w:marLeft w:val="0"/>
      <w:marRight w:val="0"/>
      <w:marTop w:val="0"/>
      <w:marBottom w:val="0"/>
      <w:divBdr>
        <w:top w:val="none" w:sz="0" w:space="0" w:color="auto"/>
        <w:left w:val="none" w:sz="0" w:space="0" w:color="auto"/>
        <w:bottom w:val="none" w:sz="0" w:space="0" w:color="auto"/>
        <w:right w:val="none" w:sz="0" w:space="0" w:color="auto"/>
      </w:divBdr>
    </w:div>
    <w:div w:id="1986616181">
      <w:bodyDiv w:val="1"/>
      <w:marLeft w:val="0"/>
      <w:marRight w:val="0"/>
      <w:marTop w:val="0"/>
      <w:marBottom w:val="0"/>
      <w:divBdr>
        <w:top w:val="none" w:sz="0" w:space="0" w:color="auto"/>
        <w:left w:val="none" w:sz="0" w:space="0" w:color="auto"/>
        <w:bottom w:val="none" w:sz="0" w:space="0" w:color="auto"/>
        <w:right w:val="none" w:sz="0" w:space="0" w:color="auto"/>
      </w:divBdr>
    </w:div>
    <w:div w:id="1988122579">
      <w:bodyDiv w:val="1"/>
      <w:marLeft w:val="0"/>
      <w:marRight w:val="0"/>
      <w:marTop w:val="0"/>
      <w:marBottom w:val="0"/>
      <w:divBdr>
        <w:top w:val="none" w:sz="0" w:space="0" w:color="auto"/>
        <w:left w:val="none" w:sz="0" w:space="0" w:color="auto"/>
        <w:bottom w:val="none" w:sz="0" w:space="0" w:color="auto"/>
        <w:right w:val="none" w:sz="0" w:space="0" w:color="auto"/>
      </w:divBdr>
    </w:div>
    <w:div w:id="1988821112">
      <w:bodyDiv w:val="1"/>
      <w:marLeft w:val="0"/>
      <w:marRight w:val="0"/>
      <w:marTop w:val="0"/>
      <w:marBottom w:val="0"/>
      <w:divBdr>
        <w:top w:val="none" w:sz="0" w:space="0" w:color="auto"/>
        <w:left w:val="none" w:sz="0" w:space="0" w:color="auto"/>
        <w:bottom w:val="none" w:sz="0" w:space="0" w:color="auto"/>
        <w:right w:val="none" w:sz="0" w:space="0" w:color="auto"/>
      </w:divBdr>
    </w:div>
    <w:div w:id="1996177643">
      <w:bodyDiv w:val="1"/>
      <w:marLeft w:val="0"/>
      <w:marRight w:val="0"/>
      <w:marTop w:val="0"/>
      <w:marBottom w:val="0"/>
      <w:divBdr>
        <w:top w:val="none" w:sz="0" w:space="0" w:color="auto"/>
        <w:left w:val="none" w:sz="0" w:space="0" w:color="auto"/>
        <w:bottom w:val="none" w:sz="0" w:space="0" w:color="auto"/>
        <w:right w:val="none" w:sz="0" w:space="0" w:color="auto"/>
      </w:divBdr>
    </w:div>
    <w:div w:id="1998916806">
      <w:bodyDiv w:val="1"/>
      <w:marLeft w:val="0"/>
      <w:marRight w:val="0"/>
      <w:marTop w:val="0"/>
      <w:marBottom w:val="0"/>
      <w:divBdr>
        <w:top w:val="none" w:sz="0" w:space="0" w:color="auto"/>
        <w:left w:val="none" w:sz="0" w:space="0" w:color="auto"/>
        <w:bottom w:val="none" w:sz="0" w:space="0" w:color="auto"/>
        <w:right w:val="none" w:sz="0" w:space="0" w:color="auto"/>
      </w:divBdr>
    </w:div>
    <w:div w:id="2002851815">
      <w:bodyDiv w:val="1"/>
      <w:marLeft w:val="0"/>
      <w:marRight w:val="0"/>
      <w:marTop w:val="0"/>
      <w:marBottom w:val="0"/>
      <w:divBdr>
        <w:top w:val="none" w:sz="0" w:space="0" w:color="auto"/>
        <w:left w:val="none" w:sz="0" w:space="0" w:color="auto"/>
        <w:bottom w:val="none" w:sz="0" w:space="0" w:color="auto"/>
        <w:right w:val="none" w:sz="0" w:space="0" w:color="auto"/>
      </w:divBdr>
    </w:div>
    <w:div w:id="2006324173">
      <w:bodyDiv w:val="1"/>
      <w:marLeft w:val="0"/>
      <w:marRight w:val="0"/>
      <w:marTop w:val="0"/>
      <w:marBottom w:val="0"/>
      <w:divBdr>
        <w:top w:val="none" w:sz="0" w:space="0" w:color="auto"/>
        <w:left w:val="none" w:sz="0" w:space="0" w:color="auto"/>
        <w:bottom w:val="none" w:sz="0" w:space="0" w:color="auto"/>
        <w:right w:val="none" w:sz="0" w:space="0" w:color="auto"/>
      </w:divBdr>
    </w:div>
    <w:div w:id="2007240784">
      <w:bodyDiv w:val="1"/>
      <w:marLeft w:val="0"/>
      <w:marRight w:val="0"/>
      <w:marTop w:val="0"/>
      <w:marBottom w:val="0"/>
      <w:divBdr>
        <w:top w:val="none" w:sz="0" w:space="0" w:color="auto"/>
        <w:left w:val="none" w:sz="0" w:space="0" w:color="auto"/>
        <w:bottom w:val="none" w:sz="0" w:space="0" w:color="auto"/>
        <w:right w:val="none" w:sz="0" w:space="0" w:color="auto"/>
      </w:divBdr>
    </w:div>
    <w:div w:id="2040934857">
      <w:bodyDiv w:val="1"/>
      <w:marLeft w:val="0"/>
      <w:marRight w:val="0"/>
      <w:marTop w:val="0"/>
      <w:marBottom w:val="0"/>
      <w:divBdr>
        <w:top w:val="none" w:sz="0" w:space="0" w:color="auto"/>
        <w:left w:val="none" w:sz="0" w:space="0" w:color="auto"/>
        <w:bottom w:val="none" w:sz="0" w:space="0" w:color="auto"/>
        <w:right w:val="none" w:sz="0" w:space="0" w:color="auto"/>
      </w:divBdr>
    </w:div>
    <w:div w:id="2044398626">
      <w:bodyDiv w:val="1"/>
      <w:marLeft w:val="0"/>
      <w:marRight w:val="0"/>
      <w:marTop w:val="0"/>
      <w:marBottom w:val="0"/>
      <w:divBdr>
        <w:top w:val="none" w:sz="0" w:space="0" w:color="auto"/>
        <w:left w:val="none" w:sz="0" w:space="0" w:color="auto"/>
        <w:bottom w:val="none" w:sz="0" w:space="0" w:color="auto"/>
        <w:right w:val="none" w:sz="0" w:space="0" w:color="auto"/>
      </w:divBdr>
    </w:div>
    <w:div w:id="2046321152">
      <w:bodyDiv w:val="1"/>
      <w:marLeft w:val="0"/>
      <w:marRight w:val="0"/>
      <w:marTop w:val="0"/>
      <w:marBottom w:val="0"/>
      <w:divBdr>
        <w:top w:val="none" w:sz="0" w:space="0" w:color="auto"/>
        <w:left w:val="none" w:sz="0" w:space="0" w:color="auto"/>
        <w:bottom w:val="none" w:sz="0" w:space="0" w:color="auto"/>
        <w:right w:val="none" w:sz="0" w:space="0" w:color="auto"/>
      </w:divBdr>
    </w:div>
    <w:div w:id="2048528174">
      <w:bodyDiv w:val="1"/>
      <w:marLeft w:val="0"/>
      <w:marRight w:val="0"/>
      <w:marTop w:val="0"/>
      <w:marBottom w:val="0"/>
      <w:divBdr>
        <w:top w:val="none" w:sz="0" w:space="0" w:color="auto"/>
        <w:left w:val="none" w:sz="0" w:space="0" w:color="auto"/>
        <w:bottom w:val="none" w:sz="0" w:space="0" w:color="auto"/>
        <w:right w:val="none" w:sz="0" w:space="0" w:color="auto"/>
      </w:divBdr>
    </w:div>
    <w:div w:id="2055543920">
      <w:bodyDiv w:val="1"/>
      <w:marLeft w:val="0"/>
      <w:marRight w:val="0"/>
      <w:marTop w:val="0"/>
      <w:marBottom w:val="0"/>
      <w:divBdr>
        <w:top w:val="none" w:sz="0" w:space="0" w:color="auto"/>
        <w:left w:val="none" w:sz="0" w:space="0" w:color="auto"/>
        <w:bottom w:val="none" w:sz="0" w:space="0" w:color="auto"/>
        <w:right w:val="none" w:sz="0" w:space="0" w:color="auto"/>
      </w:divBdr>
    </w:div>
    <w:div w:id="2057075841">
      <w:bodyDiv w:val="1"/>
      <w:marLeft w:val="0"/>
      <w:marRight w:val="0"/>
      <w:marTop w:val="0"/>
      <w:marBottom w:val="0"/>
      <w:divBdr>
        <w:top w:val="none" w:sz="0" w:space="0" w:color="auto"/>
        <w:left w:val="none" w:sz="0" w:space="0" w:color="auto"/>
        <w:bottom w:val="none" w:sz="0" w:space="0" w:color="auto"/>
        <w:right w:val="none" w:sz="0" w:space="0" w:color="auto"/>
      </w:divBdr>
      <w:divsChild>
        <w:div w:id="222251929">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28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968710">
      <w:bodyDiv w:val="1"/>
      <w:marLeft w:val="0"/>
      <w:marRight w:val="0"/>
      <w:marTop w:val="0"/>
      <w:marBottom w:val="0"/>
      <w:divBdr>
        <w:top w:val="none" w:sz="0" w:space="0" w:color="auto"/>
        <w:left w:val="none" w:sz="0" w:space="0" w:color="auto"/>
        <w:bottom w:val="none" w:sz="0" w:space="0" w:color="auto"/>
        <w:right w:val="none" w:sz="0" w:space="0" w:color="auto"/>
      </w:divBdr>
    </w:div>
    <w:div w:id="2060979510">
      <w:bodyDiv w:val="1"/>
      <w:marLeft w:val="0"/>
      <w:marRight w:val="0"/>
      <w:marTop w:val="0"/>
      <w:marBottom w:val="0"/>
      <w:divBdr>
        <w:top w:val="none" w:sz="0" w:space="0" w:color="auto"/>
        <w:left w:val="none" w:sz="0" w:space="0" w:color="auto"/>
        <w:bottom w:val="none" w:sz="0" w:space="0" w:color="auto"/>
        <w:right w:val="none" w:sz="0" w:space="0" w:color="auto"/>
      </w:divBdr>
    </w:div>
    <w:div w:id="2064862481">
      <w:bodyDiv w:val="1"/>
      <w:marLeft w:val="0"/>
      <w:marRight w:val="0"/>
      <w:marTop w:val="0"/>
      <w:marBottom w:val="0"/>
      <w:divBdr>
        <w:top w:val="none" w:sz="0" w:space="0" w:color="auto"/>
        <w:left w:val="none" w:sz="0" w:space="0" w:color="auto"/>
        <w:bottom w:val="none" w:sz="0" w:space="0" w:color="auto"/>
        <w:right w:val="none" w:sz="0" w:space="0" w:color="auto"/>
      </w:divBdr>
    </w:div>
    <w:div w:id="2068719647">
      <w:bodyDiv w:val="1"/>
      <w:marLeft w:val="0"/>
      <w:marRight w:val="0"/>
      <w:marTop w:val="0"/>
      <w:marBottom w:val="0"/>
      <w:divBdr>
        <w:top w:val="none" w:sz="0" w:space="0" w:color="auto"/>
        <w:left w:val="none" w:sz="0" w:space="0" w:color="auto"/>
        <w:bottom w:val="none" w:sz="0" w:space="0" w:color="auto"/>
        <w:right w:val="none" w:sz="0" w:space="0" w:color="auto"/>
      </w:divBdr>
    </w:div>
    <w:div w:id="2074962417">
      <w:bodyDiv w:val="1"/>
      <w:marLeft w:val="0"/>
      <w:marRight w:val="0"/>
      <w:marTop w:val="0"/>
      <w:marBottom w:val="0"/>
      <w:divBdr>
        <w:top w:val="none" w:sz="0" w:space="0" w:color="auto"/>
        <w:left w:val="none" w:sz="0" w:space="0" w:color="auto"/>
        <w:bottom w:val="none" w:sz="0" w:space="0" w:color="auto"/>
        <w:right w:val="none" w:sz="0" w:space="0" w:color="auto"/>
      </w:divBdr>
    </w:div>
    <w:div w:id="2079084526">
      <w:bodyDiv w:val="1"/>
      <w:marLeft w:val="0"/>
      <w:marRight w:val="0"/>
      <w:marTop w:val="0"/>
      <w:marBottom w:val="0"/>
      <w:divBdr>
        <w:top w:val="none" w:sz="0" w:space="0" w:color="auto"/>
        <w:left w:val="none" w:sz="0" w:space="0" w:color="auto"/>
        <w:bottom w:val="none" w:sz="0" w:space="0" w:color="auto"/>
        <w:right w:val="none" w:sz="0" w:space="0" w:color="auto"/>
      </w:divBdr>
    </w:div>
    <w:div w:id="2084569823">
      <w:bodyDiv w:val="1"/>
      <w:marLeft w:val="0"/>
      <w:marRight w:val="0"/>
      <w:marTop w:val="0"/>
      <w:marBottom w:val="0"/>
      <w:divBdr>
        <w:top w:val="none" w:sz="0" w:space="0" w:color="auto"/>
        <w:left w:val="none" w:sz="0" w:space="0" w:color="auto"/>
        <w:bottom w:val="none" w:sz="0" w:space="0" w:color="auto"/>
        <w:right w:val="none" w:sz="0" w:space="0" w:color="auto"/>
      </w:divBdr>
    </w:div>
    <w:div w:id="2084836407">
      <w:bodyDiv w:val="1"/>
      <w:marLeft w:val="0"/>
      <w:marRight w:val="0"/>
      <w:marTop w:val="0"/>
      <w:marBottom w:val="0"/>
      <w:divBdr>
        <w:top w:val="none" w:sz="0" w:space="0" w:color="auto"/>
        <w:left w:val="none" w:sz="0" w:space="0" w:color="auto"/>
        <w:bottom w:val="none" w:sz="0" w:space="0" w:color="auto"/>
        <w:right w:val="none" w:sz="0" w:space="0" w:color="auto"/>
      </w:divBdr>
    </w:div>
    <w:div w:id="2089616149">
      <w:bodyDiv w:val="1"/>
      <w:marLeft w:val="0"/>
      <w:marRight w:val="0"/>
      <w:marTop w:val="0"/>
      <w:marBottom w:val="0"/>
      <w:divBdr>
        <w:top w:val="none" w:sz="0" w:space="0" w:color="auto"/>
        <w:left w:val="none" w:sz="0" w:space="0" w:color="auto"/>
        <w:bottom w:val="none" w:sz="0" w:space="0" w:color="auto"/>
        <w:right w:val="none" w:sz="0" w:space="0" w:color="auto"/>
      </w:divBdr>
    </w:div>
    <w:div w:id="2095665731">
      <w:bodyDiv w:val="1"/>
      <w:marLeft w:val="0"/>
      <w:marRight w:val="0"/>
      <w:marTop w:val="0"/>
      <w:marBottom w:val="0"/>
      <w:divBdr>
        <w:top w:val="none" w:sz="0" w:space="0" w:color="auto"/>
        <w:left w:val="none" w:sz="0" w:space="0" w:color="auto"/>
        <w:bottom w:val="none" w:sz="0" w:space="0" w:color="auto"/>
        <w:right w:val="none" w:sz="0" w:space="0" w:color="auto"/>
      </w:divBdr>
    </w:div>
    <w:div w:id="2100059726">
      <w:bodyDiv w:val="1"/>
      <w:marLeft w:val="0"/>
      <w:marRight w:val="0"/>
      <w:marTop w:val="0"/>
      <w:marBottom w:val="0"/>
      <w:divBdr>
        <w:top w:val="none" w:sz="0" w:space="0" w:color="auto"/>
        <w:left w:val="none" w:sz="0" w:space="0" w:color="auto"/>
        <w:bottom w:val="none" w:sz="0" w:space="0" w:color="auto"/>
        <w:right w:val="none" w:sz="0" w:space="0" w:color="auto"/>
      </w:divBdr>
    </w:div>
    <w:div w:id="2100522233">
      <w:bodyDiv w:val="1"/>
      <w:marLeft w:val="0"/>
      <w:marRight w:val="0"/>
      <w:marTop w:val="0"/>
      <w:marBottom w:val="0"/>
      <w:divBdr>
        <w:top w:val="none" w:sz="0" w:space="0" w:color="auto"/>
        <w:left w:val="none" w:sz="0" w:space="0" w:color="auto"/>
        <w:bottom w:val="none" w:sz="0" w:space="0" w:color="auto"/>
        <w:right w:val="none" w:sz="0" w:space="0" w:color="auto"/>
      </w:divBdr>
    </w:div>
    <w:div w:id="2104374778">
      <w:bodyDiv w:val="1"/>
      <w:marLeft w:val="0"/>
      <w:marRight w:val="0"/>
      <w:marTop w:val="0"/>
      <w:marBottom w:val="0"/>
      <w:divBdr>
        <w:top w:val="none" w:sz="0" w:space="0" w:color="auto"/>
        <w:left w:val="none" w:sz="0" w:space="0" w:color="auto"/>
        <w:bottom w:val="none" w:sz="0" w:space="0" w:color="auto"/>
        <w:right w:val="none" w:sz="0" w:space="0" w:color="auto"/>
      </w:divBdr>
    </w:div>
    <w:div w:id="2115126924">
      <w:bodyDiv w:val="1"/>
      <w:marLeft w:val="0"/>
      <w:marRight w:val="0"/>
      <w:marTop w:val="0"/>
      <w:marBottom w:val="0"/>
      <w:divBdr>
        <w:top w:val="none" w:sz="0" w:space="0" w:color="auto"/>
        <w:left w:val="none" w:sz="0" w:space="0" w:color="auto"/>
        <w:bottom w:val="none" w:sz="0" w:space="0" w:color="auto"/>
        <w:right w:val="none" w:sz="0" w:space="0" w:color="auto"/>
      </w:divBdr>
    </w:div>
    <w:div w:id="2121217603">
      <w:bodyDiv w:val="1"/>
      <w:marLeft w:val="0"/>
      <w:marRight w:val="0"/>
      <w:marTop w:val="0"/>
      <w:marBottom w:val="0"/>
      <w:divBdr>
        <w:top w:val="none" w:sz="0" w:space="0" w:color="auto"/>
        <w:left w:val="none" w:sz="0" w:space="0" w:color="auto"/>
        <w:bottom w:val="none" w:sz="0" w:space="0" w:color="auto"/>
        <w:right w:val="none" w:sz="0" w:space="0" w:color="auto"/>
      </w:divBdr>
    </w:div>
    <w:div w:id="2125806104">
      <w:bodyDiv w:val="1"/>
      <w:marLeft w:val="0"/>
      <w:marRight w:val="0"/>
      <w:marTop w:val="0"/>
      <w:marBottom w:val="0"/>
      <w:divBdr>
        <w:top w:val="none" w:sz="0" w:space="0" w:color="auto"/>
        <w:left w:val="none" w:sz="0" w:space="0" w:color="auto"/>
        <w:bottom w:val="none" w:sz="0" w:space="0" w:color="auto"/>
        <w:right w:val="none" w:sz="0" w:space="0" w:color="auto"/>
      </w:divBdr>
    </w:div>
    <w:div w:id="2125808732">
      <w:bodyDiv w:val="1"/>
      <w:marLeft w:val="0"/>
      <w:marRight w:val="0"/>
      <w:marTop w:val="0"/>
      <w:marBottom w:val="0"/>
      <w:divBdr>
        <w:top w:val="none" w:sz="0" w:space="0" w:color="auto"/>
        <w:left w:val="none" w:sz="0" w:space="0" w:color="auto"/>
        <w:bottom w:val="none" w:sz="0" w:space="0" w:color="auto"/>
        <w:right w:val="none" w:sz="0" w:space="0" w:color="auto"/>
      </w:divBdr>
    </w:div>
    <w:div w:id="2126348287">
      <w:bodyDiv w:val="1"/>
      <w:marLeft w:val="0"/>
      <w:marRight w:val="0"/>
      <w:marTop w:val="0"/>
      <w:marBottom w:val="0"/>
      <w:divBdr>
        <w:top w:val="none" w:sz="0" w:space="0" w:color="auto"/>
        <w:left w:val="none" w:sz="0" w:space="0" w:color="auto"/>
        <w:bottom w:val="none" w:sz="0" w:space="0" w:color="auto"/>
        <w:right w:val="none" w:sz="0" w:space="0" w:color="auto"/>
      </w:divBdr>
    </w:div>
    <w:div w:id="2135785317">
      <w:bodyDiv w:val="1"/>
      <w:marLeft w:val="0"/>
      <w:marRight w:val="0"/>
      <w:marTop w:val="0"/>
      <w:marBottom w:val="0"/>
      <w:divBdr>
        <w:top w:val="none" w:sz="0" w:space="0" w:color="auto"/>
        <w:left w:val="none" w:sz="0" w:space="0" w:color="auto"/>
        <w:bottom w:val="none" w:sz="0" w:space="0" w:color="auto"/>
        <w:right w:val="none" w:sz="0" w:space="0" w:color="auto"/>
      </w:divBdr>
    </w:div>
    <w:div w:id="2137334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mailto:bgelb@nu.edu"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commentsExtended" Target="commentsExtended.xm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microsoft.com/office/2016/09/relationships/commentsIds" Target="commentsIds.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omments" Target="comments.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18/08/relationships/commentsExtensible" Target="commentsExtensible.xml"/><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B15B64-8FD3-4CDC-897B-9807C148B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122</Pages>
  <Words>60441</Words>
  <Characters>344516</Characters>
  <Application>Microsoft Office Word</Application>
  <DocSecurity>0</DocSecurity>
  <Lines>2870</Lines>
  <Paragraphs>808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Sapp</dc:creator>
  <cp:keywords/>
  <dc:description/>
  <cp:lastModifiedBy>William Sapp</cp:lastModifiedBy>
  <cp:revision>3</cp:revision>
  <cp:lastPrinted>2024-12-10T22:44:00Z</cp:lastPrinted>
  <dcterms:created xsi:type="dcterms:W3CDTF">2025-06-26T18:58:00Z</dcterms:created>
  <dcterms:modified xsi:type="dcterms:W3CDTF">2025-06-29T23:01:00Z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36d15f844c43dc90fe65a7027303fdecba2ccf772a378e5549e95df0a1b06ee1</vt:lpwstr>
  </property>
  <property fmtid="{D5CDD505-2E9C-101B-9397-08002B2CF9AE}" pid="3" name="ZOTERO_PREF_1">
    <vt:lpwstr>&lt;data data-version="3" zotero-version="6.0.36"&gt;&lt;session id="cqriuvwf"/&gt;&lt;style id="http://www.zotero.org/styles/apa" locale="en-US" hasBibliography="1" bibliographyStyleHasBeenSet="1"/&gt;&lt;prefs&gt;&lt;pref name="fieldType" value="Field"/&gt;&lt;/prefs&gt;&lt;/data&gt;</vt:lpwstr>
  </property>
</Properties>
</file>